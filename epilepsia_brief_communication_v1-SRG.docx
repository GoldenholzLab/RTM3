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89EEF" w14:textId="77777777" w:rsidR="00B716A0" w:rsidRDefault="00000000" w:rsidP="00C73F7F">
      <w:pPr>
        <w:jc w:val="both"/>
      </w:pPr>
      <w:r>
        <w:rPr>
          <w:b/>
          <w:sz w:val="28"/>
        </w:rPr>
        <w:t>Device sensitivity and false alarms can reshape regression to the mean in simulated epilepsy trials</w:t>
      </w:r>
    </w:p>
    <w:p w14:paraId="67660E90" w14:textId="77777777" w:rsidR="00B716A0" w:rsidRDefault="00000000" w:rsidP="00C73F7F">
      <w:pPr>
        <w:jc w:val="both"/>
      </w:pPr>
      <w:r>
        <w:rPr>
          <w:b/>
        </w:rPr>
        <w:t>Article type:</w:t>
      </w:r>
      <w:r>
        <w:t xml:space="preserve"> Brief Communication</w:t>
      </w:r>
    </w:p>
    <w:p w14:paraId="51499F0D" w14:textId="77777777" w:rsidR="00B716A0" w:rsidRDefault="00000000" w:rsidP="00C73F7F">
      <w:pPr>
        <w:jc w:val="both"/>
      </w:pPr>
      <w:r>
        <w:rPr>
          <w:b/>
        </w:rPr>
        <w:t>Running title:</w:t>
      </w:r>
      <w:r>
        <w:t xml:space="preserve"> Device errors and RTM</w:t>
      </w:r>
    </w:p>
    <w:p w14:paraId="10678F6A" w14:textId="77777777" w:rsidR="00B716A0" w:rsidRDefault="00000000" w:rsidP="00C73F7F">
      <w:pPr>
        <w:jc w:val="both"/>
      </w:pPr>
      <w:r>
        <w:rPr>
          <w:b/>
        </w:rPr>
        <w:t>Authors:</w:t>
      </w:r>
      <w:r>
        <w:t xml:space="preserve"> Daniel M. Goldenholz</w:t>
      </w:r>
      <w:r w:rsidR="00661415">
        <w:t xml:space="preserve"> MD,PhD</w:t>
      </w:r>
      <w:r>
        <w:rPr>
          <w:vertAlign w:val="superscript"/>
        </w:rPr>
        <w:t>1,2</w:t>
      </w:r>
      <w:r>
        <w:t>, Rohan Bhansali</w:t>
      </w:r>
      <w:r w:rsidR="00661415">
        <w:t xml:space="preserve"> BS</w:t>
      </w:r>
      <w:r>
        <w:rPr>
          <w:vertAlign w:val="superscript"/>
        </w:rPr>
        <w:t>1,2</w:t>
      </w:r>
      <w:r>
        <w:t>, Brandon Westover</w:t>
      </w:r>
      <w:r w:rsidR="00661415">
        <w:t xml:space="preserve"> MD PhD</w:t>
      </w:r>
      <w:r>
        <w:rPr>
          <w:vertAlign w:val="superscript"/>
        </w:rPr>
        <w:t>3</w:t>
      </w:r>
      <w:r>
        <w:t xml:space="preserve"> </w:t>
      </w:r>
    </w:p>
    <w:p w14:paraId="6FF5993E" w14:textId="77777777" w:rsidR="00B716A0" w:rsidRDefault="00000000" w:rsidP="00C73F7F">
      <w:pPr>
        <w:jc w:val="both"/>
      </w:pPr>
      <w:r>
        <w:rPr>
          <w:b/>
        </w:rPr>
        <w:t>Affiliations:</w:t>
      </w:r>
    </w:p>
    <w:p w14:paraId="3C04C128" w14:textId="77777777" w:rsidR="00B716A0" w:rsidRDefault="00000000" w:rsidP="00C73F7F">
      <w:pPr>
        <w:jc w:val="both"/>
      </w:pPr>
      <w:r>
        <w:t>1. Department of Neurology, Beth Israel Deaconess Medical Center, Boston, Massachusetts, USA</w:t>
      </w:r>
    </w:p>
    <w:p w14:paraId="1D72E916" w14:textId="77777777" w:rsidR="00B716A0" w:rsidRDefault="00000000" w:rsidP="00C73F7F">
      <w:pPr>
        <w:jc w:val="both"/>
      </w:pPr>
      <w:r>
        <w:t>2. Harvard Medical School, Boston, Massachusetts, USA</w:t>
      </w:r>
    </w:p>
    <w:p w14:paraId="5C64A464" w14:textId="77777777" w:rsidR="00B716A0" w:rsidRDefault="00000000" w:rsidP="00C73F7F">
      <w:pPr>
        <w:jc w:val="both"/>
      </w:pPr>
      <w:r>
        <w:t xml:space="preserve">3. Department of Neurology, </w:t>
      </w:r>
      <w:r w:rsidR="00661415">
        <w:t>Stanford University, Stanford, California, USA</w:t>
      </w:r>
    </w:p>
    <w:p w14:paraId="1C038166" w14:textId="77777777" w:rsidR="00B716A0" w:rsidRDefault="00000000" w:rsidP="00C73F7F">
      <w:pPr>
        <w:jc w:val="both"/>
      </w:pPr>
      <w:r>
        <w:rPr>
          <w:b/>
        </w:rPr>
        <w:t>Corresponding author:</w:t>
      </w:r>
      <w:r>
        <w:t xml:space="preserve"> Daniel M. Goldenholz, Department of Neurology, Beth Israel Deaconess Medical Center, Boston, Massachusetts, USA</w:t>
      </w:r>
      <w:r w:rsidR="00661415">
        <w:t>. 330 Brookline Ave, Baker 5, Boston MA 02215. (p) 617 632 8930.</w:t>
      </w:r>
      <w:r>
        <w:t xml:space="preserve"> </w:t>
      </w:r>
    </w:p>
    <w:p w14:paraId="4D87DD34" w14:textId="77777777" w:rsidR="00B716A0" w:rsidRDefault="00000000" w:rsidP="00C73F7F">
      <w:pPr>
        <w:jc w:val="both"/>
      </w:pPr>
      <w:r>
        <w:rPr>
          <w:b/>
        </w:rPr>
        <w:t>Key words:</w:t>
      </w:r>
      <w:r>
        <w:t xml:space="preserve"> seizure detection; clinical trials; regression to the mean; placebo response; seizure diary; false alarm rate</w:t>
      </w:r>
    </w:p>
    <w:p w14:paraId="703DE1BD" w14:textId="77777777" w:rsidR="00B716A0" w:rsidRDefault="00000000" w:rsidP="00C73F7F">
      <w:pPr>
        <w:jc w:val="both"/>
      </w:pPr>
      <w:r>
        <w:rPr>
          <w:b/>
        </w:rPr>
        <w:t>Manuscript counts:</w:t>
      </w:r>
      <w:r>
        <w:t xml:space="preserve"> Summary </w:t>
      </w:r>
      <w:r w:rsidR="00FE788B">
        <w:t>146</w:t>
      </w:r>
      <w:r>
        <w:t xml:space="preserve"> words; main text 1,299 words; references 14; figures 2; tables 0</w:t>
      </w:r>
      <w:r w:rsidR="00661415">
        <w:t>.</w:t>
      </w:r>
    </w:p>
    <w:p w14:paraId="110A054D" w14:textId="77777777" w:rsidR="00661415" w:rsidRDefault="00661415" w:rsidP="00C73F7F">
      <w:pPr>
        <w:spacing w:after="200" w:line="276" w:lineRule="auto"/>
        <w:jc w:val="both"/>
        <w:rPr>
          <w:rFonts w:asciiTheme="majorHAnsi" w:eastAsiaTheme="majorEastAsia" w:hAnsiTheme="majorHAnsi" w:cstheme="majorBidi"/>
          <w:b/>
          <w:bCs/>
          <w:szCs w:val="28"/>
        </w:rPr>
      </w:pPr>
      <w:r>
        <w:br w:type="page"/>
      </w:r>
    </w:p>
    <w:p w14:paraId="487A1531" w14:textId="77777777" w:rsidR="00B716A0" w:rsidRDefault="00000000" w:rsidP="00C73F7F">
      <w:pPr>
        <w:pStyle w:val="Heading1"/>
        <w:jc w:val="both"/>
      </w:pPr>
      <w:r>
        <w:lastRenderedPageBreak/>
        <w:t>Summary</w:t>
      </w:r>
    </w:p>
    <w:p w14:paraId="0E8BD7D0" w14:textId="1697EF56" w:rsidR="00B716A0" w:rsidRDefault="00000000" w:rsidP="00C73F7F">
      <w:pPr>
        <w:jc w:val="both"/>
      </w:pPr>
      <w:r>
        <w:t>Automated seizure detection devices are increasingly plausible tools for epilepsy trials, but no device is perfect. We used CHOCOLATES, a realistic seizure diary simulator, to examine how device sensitivity and false alarm rate (FAR) affect regression</w:t>
      </w:r>
      <w:r w:rsidR="00661415">
        <w:t>-</w:t>
      </w:r>
      <w:r>
        <w:t>to</w:t>
      </w:r>
      <w:r w:rsidR="00661415">
        <w:t>-</w:t>
      </w:r>
      <w:r>
        <w:t>the</w:t>
      </w:r>
      <w:r w:rsidR="00661415">
        <w:t>-</w:t>
      </w:r>
      <w:r>
        <w:t xml:space="preserve">mean (RTM) and placebo median percentage change (MPC) in a simulated randomized trial design. For each device condition, 100,000 potential participants were generated; eligibility was assessed during a </w:t>
      </w:r>
      <w:ins w:id="0" w:author="Goldenholz, Daniel M (HMFP - Neurology )" w:date="2026-05-29T08:38:00Z" w16du:dateUtc="2026-05-29T12:38:00Z">
        <w:r w:rsidR="00D22D92">
          <w:t>2</w:t>
        </w:r>
      </w:ins>
      <w:del w:id="1" w:author="Goldenholz, Daniel M (HMFP - Neurology )" w:date="2026-05-29T08:38:00Z" w16du:dateUtc="2026-05-29T12:38:00Z">
        <w:r w:rsidDel="00D22D92">
          <w:delText>2</w:delText>
        </w:r>
      </w:del>
      <w:r>
        <w:t xml:space="preserve">-month baseline, followed by a 3-month test period. With FAR fixed at 0, reducing sensitivity from 100% to 10% increased the fraction of eligible participants exhibiting RTM from 38.2% to 64.8% and increased placebo MPC from 14.7% to 48.1%. With sensitivity fixed at 100% and </w:t>
      </w:r>
      <w:commentRangeStart w:id="2"/>
      <w:r>
        <w:t xml:space="preserve">expected FAR </w:t>
      </w:r>
      <w:commentRangeEnd w:id="2"/>
      <w:r w:rsidR="00D22D92">
        <w:rPr>
          <w:rStyle w:val="CommentReference"/>
          <w:sz w:val="24"/>
          <w:szCs w:val="22"/>
        </w:rPr>
        <w:commentReference w:id="2"/>
      </w:r>
      <w:r w:rsidR="00661415">
        <w:t>correction</w:t>
      </w:r>
      <w:r>
        <w:t xml:space="preserve">, increasing FAR from 0 to 1 alarm/day increased RTM from 38.2% to 53.2% and placebo MPC from 14.7% to 31.3%. Imperfect seizure detection can therefore change the apparent placebo response expected </w:t>
      </w:r>
      <w:commentRangeStart w:id="3"/>
      <w:r>
        <w:t>from</w:t>
      </w:r>
      <w:commentRangeEnd w:id="3"/>
      <w:r w:rsidR="00D22D92">
        <w:rPr>
          <w:rStyle w:val="CommentReference"/>
          <w:sz w:val="24"/>
          <w:szCs w:val="22"/>
        </w:rPr>
        <w:commentReference w:id="3"/>
      </w:r>
      <w:r>
        <w:t xml:space="preserve"> </w:t>
      </w:r>
      <w:r w:rsidR="00661415">
        <w:t>due to RTM</w:t>
      </w:r>
      <w:r>
        <w:t xml:space="preserve">. </w:t>
      </w:r>
    </w:p>
    <w:p w14:paraId="25E30654" w14:textId="77777777" w:rsidR="00B716A0" w:rsidRDefault="00000000" w:rsidP="00C73F7F">
      <w:pPr>
        <w:pStyle w:val="Heading1"/>
        <w:jc w:val="both"/>
      </w:pPr>
      <w:r>
        <w:t>Short summary for table of contents</w:t>
      </w:r>
    </w:p>
    <w:p w14:paraId="11768E19" w14:textId="77777777" w:rsidR="00FE788B" w:rsidRDefault="00000000" w:rsidP="00C73F7F">
      <w:pPr>
        <w:jc w:val="both"/>
      </w:pPr>
      <w:r>
        <w:t>In simulated epilepsy trials, imperfect seizure detection altered regression to the mean and placebo median percentage change. Trial planning should model detector sensitivity and false alarm rate before device-derived seizure counts are used as endpoints.</w:t>
      </w:r>
    </w:p>
    <w:p w14:paraId="0C3616CC" w14:textId="77777777" w:rsidR="00FE788B" w:rsidRDefault="00FE788B" w:rsidP="00C73F7F">
      <w:pPr>
        <w:spacing w:after="200" w:line="276" w:lineRule="auto"/>
        <w:jc w:val="both"/>
      </w:pPr>
      <w:r>
        <w:br w:type="page"/>
      </w:r>
    </w:p>
    <w:p w14:paraId="12154F0D" w14:textId="77777777" w:rsidR="00B716A0" w:rsidRDefault="00000000" w:rsidP="00C73F7F">
      <w:pPr>
        <w:pStyle w:val="Heading1"/>
        <w:jc w:val="both"/>
      </w:pPr>
      <w:r>
        <w:lastRenderedPageBreak/>
        <w:t>Introduction</w:t>
      </w:r>
    </w:p>
    <w:p w14:paraId="56866F60" w14:textId="186490AF" w:rsidR="00B716A0" w:rsidRDefault="00000000" w:rsidP="00C73F7F">
      <w:pPr>
        <w:jc w:val="both"/>
      </w:pPr>
      <w:r>
        <w:t xml:space="preserve">Automated seizure detection is </w:t>
      </w:r>
      <w:ins w:id="4" w:author="Goldenholz, Daniel M (HMFP - Neurology )" w:date="2026-05-29T08:49:00Z" w16du:dateUtc="2026-05-29T12:49:00Z">
        <w:r w:rsidR="00650D29">
          <w:t xml:space="preserve">evolving </w:t>
        </w:r>
      </w:ins>
      <w:del w:id="5" w:author="Goldenholz, Daniel M (HMFP - Neurology )" w:date="2026-05-29T08:47:00Z" w16du:dateUtc="2026-05-29T12:47:00Z">
        <w:r w:rsidDel="00650D29">
          <w:delText xml:space="preserve">moving </w:delText>
        </w:r>
      </w:del>
      <w:r>
        <w:t>from an aspirational technology to</w:t>
      </w:r>
      <w:ins w:id="6" w:author="Goldenholz, Daniel M (HMFP - Neurology )" w:date="2026-05-29T08:49:00Z" w16du:dateUtc="2026-05-29T12:49:00Z">
        <w:r w:rsidR="00650D29">
          <w:t xml:space="preserve"> </w:t>
        </w:r>
      </w:ins>
      <w:del w:id="7" w:author="Goldenholz, Daniel M (HMFP - Neurology )" w:date="2026-05-29T08:49:00Z" w16du:dateUtc="2026-05-29T12:49:00Z">
        <w:r w:rsidDel="00650D29">
          <w:delText xml:space="preserve">ward </w:delText>
        </w:r>
      </w:del>
      <w:r>
        <w:t xml:space="preserve">practical clinical and research use. Current devices are evaluated primarily by sensitivity, false alarm rate (FAR), detection latency, and usability, </w:t>
      </w:r>
      <w:del w:id="8" w:author="Goldenholz, Daniel M (HMFP - Neurology )" w:date="2026-05-29T08:50:00Z" w16du:dateUtc="2026-05-29T12:50:00Z">
        <w:r w:rsidDel="00650D29">
          <w:delText xml:space="preserve">and </w:delText>
        </w:r>
      </w:del>
      <w:ins w:id="9" w:author="Goldenholz, Daniel M (HMFP - Neurology )" w:date="2026-05-29T08:50:00Z" w16du:dateUtc="2026-05-29T12:50:00Z">
        <w:r w:rsidR="00650D29">
          <w:t xml:space="preserve">with </w:t>
        </w:r>
      </w:ins>
      <w:r>
        <w:t>recent guideline</w:t>
      </w:r>
      <w:ins w:id="10" w:author="Goldenholz, Daniel M (HMFP - Neurology )" w:date="2026-05-29T08:50:00Z" w16du:dateUtc="2026-05-29T12:50:00Z">
        <w:r w:rsidR="00650D29">
          <w:t>s</w:t>
        </w:r>
      </w:ins>
      <w:r>
        <w:t xml:space="preserve"> and meta-analytic </w:t>
      </w:r>
      <w:del w:id="11" w:author="Goldenholz, Daniel M (HMFP - Neurology )" w:date="2026-05-29T08:50:00Z" w16du:dateUtc="2026-05-29T12:50:00Z">
        <w:r w:rsidDel="00650D29">
          <w:delText xml:space="preserve">work </w:delText>
        </w:r>
      </w:del>
      <w:ins w:id="12" w:author="Goldenholz, Daniel M (HMFP - Neurology )" w:date="2026-05-29T08:50:00Z" w16du:dateUtc="2026-05-29T12:50:00Z">
        <w:r w:rsidR="00650D29">
          <w:t>studies</w:t>
        </w:r>
        <w:r w:rsidR="00650D29">
          <w:t xml:space="preserve"> </w:t>
        </w:r>
      </w:ins>
      <w:r>
        <w:t>emphasiz</w:t>
      </w:r>
      <w:ins w:id="13" w:author="Goldenholz, Daniel M (HMFP - Neurology )" w:date="2026-05-29T08:51:00Z" w16du:dateUtc="2026-05-29T12:51:00Z">
        <w:r w:rsidR="00650D29">
          <w:t xml:space="preserve">ing </w:t>
        </w:r>
      </w:ins>
      <w:del w:id="14" w:author="Goldenholz, Daniel M (HMFP - Neurology )" w:date="2026-05-29T08:50:00Z" w16du:dateUtc="2026-05-29T12:50:00Z">
        <w:r w:rsidDel="00650D29">
          <w:delText xml:space="preserve">es </w:delText>
        </w:r>
      </w:del>
      <w:r>
        <w:t>that performance varies across seizure types and recording settings.</w:t>
      </w:r>
      <w:r>
        <w:fldChar w:fldCharType="begin"/>
      </w:r>
      <w:r w:rsidR="00C73F7F">
        <w:instrText xml:space="preserve"> ADDIN ZOTERO_ITEM CSL_CITATION {"citationID":"CblazARd","properties":{"unsorted":false,"formattedCitation":"\\super 1\\uc0\\u8211{}3\\nosupersub{}","plainCitation":"1–3","noteIndex":0},"citationItems":[{"id":638,"uris":["http://zotero.org/users/1538114/items/2E3DNX5V"],"itemData":{"id":638,"type":"article-journal","abstract":"The objective of this clinical practice guideline (CPG) is to provide recommendations for healthcare personnel working with patients with epilepsy, on the use of wearable devices for automated seizure detection in patients with epilepsy, in outpatient, ambulatory settings. The Working Group of the International League Against Epilepsy and the International Federation of Clinical Neurophysiology developed the CPG according to the methodology proposed by the ILAE Epilepsy Guidelines Working Group. We reviewed the published evidence using The Preferred Reporting Items for Systematic Review and Meta-Analysis (PRISMA) statement and evaluated the evidence and formulated the recommendations following the Grading of Recommendations Assessment, Development and Evaluation (GRADE) system. We found high level of evidence for the accuracy of automated detection of generalized tonic-clonic seizures (GTCS) and focal-to-bilateral tonic-clonic seizures (FBTCS) and recommend use of wearable automated seizure detection devices for selected patients when accurate detection of GTCS and FBTCS is recommended as a clinical adjunct. We also found moderate level of evidence for seizure types without GTCs or FBTCs. However, it was uncertain whether the detected alarms resulted in meaningful clinical outcomes for the patients. We recommend using clinically validated devices for automated detection of GTCS and FBTCS, especially in unsupervised patients, where alarms can result in rapid intervention (weak/conditional recommendation). At present, we do not recommend clinical use of the currently available devices for other seizure types (weak/conditional recommendation). Further research and development are needed to improve the performance of automated seizure detection and to document their accuracy and clinical utility.","container-title":"Clinical Neurophysiology: Official Journal of the International Federation of Clinical Neurophysiology","DOI":"10.1016/j.clinph.2020.12.009","ISSN":"1872-8952","issue":"5","journalAbbreviation":"Clin Neurophysiol","language":"eng","page":"1173-1184","PMID":"33678577","source":"PubMed","title":"Automated seizure detection using wearable devices: A clinical practice guideline of the International League Against Epilepsy and the International Federation of Clinical Neurophysiology","title-short":"Automated seizure detection using wearable devices","volume":"132","author":[{"family":"Beniczky","given":"Sándor"},{"family":"Wiebe","given":"Samuel"},{"family":"Jeppesen","given":"Jesper"},{"family":"Tatum","given":"William O."},{"family":"Brazdil","given":"Milan"},{"family":"Wang","given":"Yuping"},{"family":"Herman","given":"Susan T."},{"family":"Ryvlin","given":"Philippe"}],"issued":{"date-parts":[["2021",5]]}}},{"id":640,"uris":["http://zotero.org/users/1538114/items/WGUAU7CR"],"itemData":{"id":640,"type":"article-journal","abstract":"OBJECTIVE: This study was undertaken to review the reported performance of noninvasive wearable devices in detecting epileptic seizures and psychogenic nonepileptic seizures (PNES).\nMETHODS: We conducted a systematic review and meta-analysis of studies reported up to November 15, 2021. We included studies that used video-electroencephalographic (EEG) monitoring as the gold standard to determine the sensitivity and false alarm rate (FAR) of noninvasive wearables for automated seizure detection.\nRESULTS: Twenty-eight studies met the criteria for the systematic review, of which 23 were eligible for meta-analysis. These studies (1269 patients in total, median recording time = 52.9 h per patient) investigated devices for tonic-clonic seizures using wrist-worn and/or ankle-worn devices to measure three-dimensional accelerometry (15 studies), and/or wearable surface devices to measure electromyography (eight studies). The mean sensitivity for detecting tonic-clonic seizures was .91 (95% confidence interval [CI] = .85-.96, I2  = 83.8%); sensitivity was similar between the wrist-worn (.93) and surface devices (.90). The overall FAR was 2.1/24 h (95% CI = 1.7-2.6, I2  = 99.7%); FAR was higher in wrist-worn (2.5/24 h) than in wearable surface devices (.96/24 h). Three of the 23 studies also detected PNES; the mean sensitivity and FAR from these studies were 62.9% and .79/24 h, respectively. Four studies detected both focal and tonic-clonic seizures, and one study detected focal seizures only; the sensitivities ranged from 31.1% to 93.1% in these studies.\nSIGNIFICANCE: Reported noninvasive wearable devices had high sensitivity but relatively high FARs in detecting tonic-clonic seizures during limited recording time in a video-EEG setting. Future studies should focus on reducing FAR, detection of other seizure types and PNES, and longer recording in the community.","container-title":"Epilepsia","DOI":"10.1111/epi.17297","ISSN":"1528-1167","issue":"8","journalAbbreviation":"Epilepsia","language":"eng","page":"1930-1941","PMID":"35545836","PMCID":"PMC9545631","source":"PubMed","title":"Automated seizure detection with noninvasive wearable devices: A systematic review and meta-analysis","title-short":"Automated seizure detection with noninvasive wearable devices","volume":"63","author":[{"family":"Naganur","given":"Vaidehi"},{"family":"Sivathamboo","given":"Shobi"},{"family":"Chen","given":"Zhibin"},{"family":"Kusmakar","given":"Shitanshu"},{"family":"Antonic-Baker","given":"Ana"},{"family":"O'Brien","given":"Terence J."},{"family":"Kwan","given":"Patrick"}],"issued":{"date-parts":[["2022",8]]}}},{"id":667,"uris":["http://zotero.org/users/1538114/items/7HDRQVE2"],"itemData":{"id":667,"type":"article-journal","abstract":"OBJECTIVE: Epilepsy management employs self-reported seizure diaries, despite evidence of seizure underreporting. Wearable and implantable seizure detection devices are now becoming more widely available. There are no clear guidelines about what levels of accuracy are sufficient. This study aimed to simulate clinical use cases and identify the necessary level of accuracy for each.\nMETHODS: Using a realistic seizure simulator (CHOCOLATES), a ground truth was produced, which was then sampled to generate signals from simulated seizure detectors of various capabilities. Five use cases were evaluated: (1) randomized clinical trials (RCTs), (2) medication adjustment in clinic, (3) injury prevention, (4) sudden unexpected death in epilepsy (SUDEP) prevention, and (5) treatment of seizure clusters. We considered sensitivity (0%-100%), false alarm rate (FAR; 0-2/day), and device type (external wearable vs. implant) in each scenario.\nRESULTS: The RCT case was efficient for a wide range of wearable parameters, though implantable devices were preferred. Lower accuracy wearables resulted in subtle changes in the distribution of patients enrolled in RCTs, and therefore higher sensitivity and lower FAR values were preferred. In the clinic case, a wide range of sensitivity, FAR, and device type yielded similar results. For injury prevention, SUDEP prevention, and seizure cluster treatment, each scenario required high sensitivity and yet was minimally influenced by FAR.\nSIGNIFICANCE: The choice of use case is paramount in determining acceptable accuracy levels for a wearable seizure detection device. We offer simulation results for determining and verifying utility for specific use case and specific wearable parameters.","container-title":"Epilepsia","DOI":"10.1111/epi.17917","ISSN":"1528-1167","issue":"4","journalAbbreviation":"Epilepsia","language":"eng","page":"1017-1028","PMID":"38366862","PMCID":"PMC11018505","source":"PubMed","title":"Minimum clinical utility standards for wearable seizure detectors: A simulation study","title-short":"Minimum clinical utility standards for wearable seizure detectors","volume":"65","author":[{"family":"Goldenholz","given":"Daniel M."},{"family":"Karoly","given":"Philippa J."},{"family":"Viana","given":"Pedro F."},{"family":"Nurse","given":"Ewan"},{"family":"Loddenkemper","given":"Tobias"},{"family":"Schulze-Bonhage","given":"Andreas"},{"family":"Vieluf","given":"Solveig"},{"family":"Bruno","given":"Elisa"},{"family":"Nasseri","given":"Mona"},{"family":"Richardson","given":"Mark P."},{"family":"Brinkmann","given":"Benjamin H."},{"family":"Westover","given":"M. Brandon"}],"issued":{"date-parts":[["2024",4]]}}}],"schema":"https://github.com/citation-style-language/schema/raw/master/csl-citation.json"} </w:instrText>
      </w:r>
      <w:r>
        <w:fldChar w:fldCharType="separate"/>
      </w:r>
      <w:r w:rsidR="00C73F7F" w:rsidRPr="00C73F7F">
        <w:rPr>
          <w:rFonts w:eastAsiaTheme="minorEastAsia" w:cs="Times New Roman"/>
          <w:szCs w:val="24"/>
          <w:vertAlign w:val="superscript"/>
        </w:rPr>
        <w:t>1–3</w:t>
      </w:r>
      <w:r>
        <w:fldChar w:fldCharType="end"/>
      </w:r>
      <w:r>
        <w:t xml:space="preserve"> These metrics are usually interpreted at the level of patient safety, caregiver notification, or diary accuracy. Their consequences for randomized controlled trial (RCT) design</w:t>
      </w:r>
      <w:ins w:id="15" w:author="Goldenholz, Daniel M (HMFP - Neurology )" w:date="2026-05-29T08:51:00Z" w16du:dateUtc="2026-05-29T12:51:00Z">
        <w:r w:rsidR="00650D29">
          <w:t xml:space="preserve">, however, </w:t>
        </w:r>
      </w:ins>
      <w:r>
        <w:t xml:space="preserve"> are less developed.</w:t>
      </w:r>
    </w:p>
    <w:p w14:paraId="7E6BA4EA" w14:textId="18CA87A2" w:rsidR="00B716A0" w:rsidRDefault="00000000" w:rsidP="00C73F7F">
      <w:pPr>
        <w:jc w:val="both"/>
      </w:pPr>
      <w:r>
        <w:t xml:space="preserve">Epilepsy trials are </w:t>
      </w:r>
      <w:r w:rsidR="00D17E84">
        <w:t>particularly</w:t>
      </w:r>
      <w:r>
        <w:t xml:space="preserve"> vulnerable to apparent placebo response </w:t>
      </w:r>
      <w:ins w:id="16" w:author="Goldenholz, Daniel M (HMFP - Neurology )" w:date="2026-05-29T08:53:00Z" w16du:dateUtc="2026-05-29T12:53:00Z">
        <w:r w:rsidR="00650D29">
          <w:t>for several reasons.  S</w:t>
        </w:r>
      </w:ins>
      <w:del w:id="17" w:author="Goldenholz, Daniel M (HMFP - Neurology )" w:date="2026-05-29T08:53:00Z" w16du:dateUtc="2026-05-29T12:53:00Z">
        <w:r w:rsidDel="00650D29">
          <w:delText>because s</w:delText>
        </w:r>
      </w:del>
      <w:r>
        <w:t xml:space="preserve">eizure frequency is </w:t>
      </w:r>
      <w:commentRangeStart w:id="18"/>
      <w:r>
        <w:t>noisy,</w:t>
      </w:r>
      <w:commentRangeEnd w:id="18"/>
      <w:r w:rsidR="00650D29">
        <w:rPr>
          <w:rStyle w:val="CommentReference"/>
          <w:sz w:val="24"/>
          <w:szCs w:val="22"/>
        </w:rPr>
        <w:commentReference w:id="18"/>
      </w:r>
      <w:r>
        <w:t xml:space="preserve"> eligibility</w:t>
      </w:r>
      <w:ins w:id="19" w:author="Goldenholz, Daniel M (HMFP - Neurology )" w:date="2026-05-29T08:54:00Z" w16du:dateUtc="2026-05-29T12:54:00Z">
        <w:r w:rsidR="00650D29">
          <w:t xml:space="preserve"> criteria</w:t>
        </w:r>
      </w:ins>
      <w:r>
        <w:t xml:space="preserve"> often</w:t>
      </w:r>
      <w:ins w:id="20" w:author="Goldenholz, Daniel M (HMFP - Neurology )" w:date="2026-05-29T08:55:00Z" w16du:dateUtc="2026-05-29T12:55:00Z">
        <w:r w:rsidR="00650D29">
          <w:t xml:space="preserve"> result in </w:t>
        </w:r>
      </w:ins>
      <w:del w:id="21" w:author="Goldenholz, Daniel M (HMFP - Neurology )" w:date="2026-05-29T08:55:00Z" w16du:dateUtc="2026-05-29T12:55:00Z">
        <w:r w:rsidDel="00650D29">
          <w:delText xml:space="preserve"> selects</w:delText>
        </w:r>
      </w:del>
      <w:del w:id="22" w:author="Goldenholz, Daniel M (HMFP - Neurology )" w:date="2026-05-29T08:59:00Z" w16du:dateUtc="2026-05-29T12:59:00Z">
        <w:r w:rsidDel="00094C69">
          <w:delText xml:space="preserve"> </w:delText>
        </w:r>
      </w:del>
      <w:r>
        <w:t>patients</w:t>
      </w:r>
      <w:ins w:id="23" w:author="Goldenholz, Daniel M (HMFP - Neurology )" w:date="2026-05-29T09:00:00Z" w16du:dateUtc="2026-05-29T13:00:00Z">
        <w:r w:rsidR="00094C69">
          <w:t xml:space="preserve"> being included</w:t>
        </w:r>
      </w:ins>
      <w:r>
        <w:t xml:space="preserve"> during temporarily high seizure periods</w:t>
      </w:r>
      <w:ins w:id="24" w:author="Goldenholz, Daniel M (HMFP - Neurology )" w:date="2026-05-29T09:01:00Z" w16du:dateUtc="2026-05-29T13:01:00Z">
        <w:r w:rsidR="00094C69">
          <w:t xml:space="preserve">. </w:t>
        </w:r>
      </w:ins>
      <w:del w:id="25" w:author="Goldenholz, Daniel M (HMFP - Neurology )" w:date="2026-05-29T09:01:00Z" w16du:dateUtc="2026-05-29T13:01:00Z">
        <w:r w:rsidDel="00094C69">
          <w:delText>,</w:delText>
        </w:r>
      </w:del>
      <w:r>
        <w:t xml:space="preserve"> and outcomes are defined as change from baseline.</w:t>
      </w:r>
      <w:r>
        <w:fldChar w:fldCharType="begin"/>
      </w:r>
      <w:r w:rsidR="00BA7AD3">
        <w:instrText xml:space="preserve"> ADDIN ZOTERO_ITEM CSL_CITATION {"citationID":"UL0AWjgI","properties":{"unsorted":false,"formattedCitation":"\\super 4\\uc0\\u8211{}10\\nosupersub{}","plainCitation":"4–10","noteIndex":0},"citationItems":[{"id":642,"uris":["http://zotero.org/users/1538114/items/DIR56C2D"],"itemData":{"id":642,"type":"article-journal","abstract":"OBJECTIVE: Randomized controlled trials (RCTs) in epilepsy for drug treatments are plagued by high costs. One potential remedy is to reduce placebo response via better control over regression to the mean (RTM). Here, RTM represents an initial observed seizure rate higher than the long-term average, which gradually settles closer to the average, resulting in apparent response to treatment. This study used simulation to clarify the relationship between eligibility criteria and RTM.\nMETHODS: Using a statistically realistic seizure diary simulator, the impact of RTM on placebo response and trial efficacy was explored by varying eligibility criteria for a traditional treatment phase II/III RCT for drug-resistant epilepsy.\nRESULTS: When the baseline period was included in the eligibility criteria, increasingly larger fractions of RTM were observed (25%-47% vs. 23%-25%). Higher fractions of RTM corresponded with higher expected placebo responses (50% responder rate [RR50]: 2%-9% vs. 0%-8%) and lower statistical efficacy (RR50: 47%-67% vs. 47%-81%). The exclusion of baseline from eligibility criteria was shown to decrease the number of patients needed by roughly 30%.\nSIGNIFICANCE: The manipulation of eligibility criteria for RCTs has a predictable and important impact on RTM, and therefore on placebo response; the difference between drug and placebo was more easily detected. This in turn impacts trial efficacy and therefore cost. This study found dramatic improvements in efficacy and cost when baseline was not included in eligibility.","container-title":"Epilepsia","DOI":"10.1111/epi.17730","ISSN":"1528-1167","issue":"10","journalAbbreviation":"Epilepsia","language":"eng","page":"2635-2643","PMID":"37505116","PMCID":"PMC10592227","source":"PubMed","title":"Quantifying and controlling the impact of regression to the mean on randomized controlled trials in epilepsy","volume":"64","author":[{"family":"Goldenholz","given":"Daniel M."},{"family":"Goldenholz","given":"Eliana B."},{"family":"Kaptchuk","given":"Ted J."}],"issued":{"date-parts":[["2023",10]]}}},{"id":646,"uris":["http://zotero.org/users/1538114/items/9BM8NJ4B"],"itemData":{"id":646,"type":"article-journal","abstract":"For unknown reasons, placebos reduce seizures in clinical trials in many patients. It is also unclear why some drugs showing statistical superiority to placebo in one trial may fail to do so in another. Using Seizuretracker.com, a patient-centered database of 684,825 seizures, we simulated \"placebo\" and \"drug\" trials. These simulations were employed to clarify the sources of placebo effects in epilepsy, and to identify methods of diminishing placebo effects. Simulation 1 included 9 trials with a 6-week baseline and 6-week test period, starting at time 0, 3, 6…24 months. Here, \"placebo\" reduced seizures regardless of study start time. Regression-to-the-mean persisted only for 3 to 6 months. Simulation 2 comprised a 6-week baseline and then 2 years of follow-up. Seizure frequencies continued to improve throughout follow-up. Although the group improved, individuals switched from improvement to worsening and back. Simulation 3 involved a placebo-controlled \"drug\" trial, to explore methods of placebo response reduction. An efficacious \"drug\" failed to demonstrate a significant effect compared with \"placebo\" (p = 0.12), although modifications either in study start time (p = 0.025) or baseline population reduction (p = 0.0028) allowed the drug to achieve a statistically significant effect compared with placebo. In epilepsy clinical trials, some seizure reduction traditionally attributed to placebo effect may reflect the natural course of the disease itself. Understanding these dynamics will allow future investigations into optimal clinical trial design and may lead to identification of more effective therapies. Ann Neurol 2015;78:329-336.","container-title":"Annals of Neurology","DOI":"10.1002/ana.24470","ISSN":"1531-8249","issue":"3","journalAbbreviation":"Ann Neurol","language":"eng","page":"329-336","PMID":"26150090","PMCID":"PMC4546516","source":"PubMed","title":"Confusing placebo effect with natural history in epilepsy: A big data approach","title-short":"Confusing placebo effect with natural history in epilepsy","volume":"78","author":[{"family":"Goldenholz","given":"Daniel M."},{"family":"Moss","given":"Robert"},{"family":"Scott","given":"Jonathan"},{"family":"Auh","given":"Sungyoung"},{"family":"Theodore","given":"William H."}],"issued":{"date-parts":[["2015",9]]}}},{"id":648,"uris":["http://zotero.org/users/1538114/items/EEUJRT6Z"],"itemData":{"id":648,"type":"article-journal","abstract":"PURPOSE: Clinical epilepsy drug trials have been measuring increasingly high placebo response rates, up to 40%. This study was designed to examine the relationship between the natural variability in epilepsy, and the placebo response seen in trials. We tested the hypothesis that 'reversing' trial direction, with the baseline period as the treatment observation phase, would reveal effects of natural variability.\nMETHOD: Clinical trial simulations were run with time running forward and in reverse. Data sources were: SeizureTracker.com (patient reported diaries), a randomized sham-controlled TMS trial, and chronically implanted intracranial EEG electrodes. Outcomes were 50%-responder rates (RR50) and median percentage change (MPC).\nRESULTS: The RR50 results showed evidence that temporal reversal does not prevent large responder rates across datasets. The MPC results negative in the TMS dataset, and positive in the other two.\nCONCLUSIONS: Typical RR50s of clinical trials can be reproduced using the natural variability of epilepsy as a substrate across multiple datasets. Therefore, the placebo response in epilepsy clinical trials may be attributable almost entirely to this variability, rather than the \"placebo effect\".","container-title":"Seizure","DOI":"10.1016/j.seizure.2017.10.016","ISSN":"1532-2688","journalAbbreviation":"Seizure","language":"eng","page":"31-36","PMID":"29102709","PMCID":"PMC5722663","source":"PubMed","title":"A multi-dataset time-reversal approach to clinical trial placebo response and the relationship to natural variability in epilepsy","volume":"53","author":[{"family":"Goldenholz","given":"Daniel M."},{"family":"Strashny","given":"Alex"},{"family":"Cook","given":"Mark"},{"family":"Moss","given":"Robert"},{"family":"Theodore","given":"William H."}],"issued":{"date-parts":[["2017",12]]}}},{"id":650,"uris":["http://zotero.org/users/1538114/items/ZRBV3KWP"],"itemData":{"id":650,"type":"article-journal","abstract":"BACKGROUND: Changes in patient-reported seizure frequencies are the gold standard used to test efficacy of new treatments in randomized controlled trials (RCTs). Recent analyses of patient seizure diary data suggest that the placebo response may be attributable to natural fluctuations in seizure frequency, though the evidence is incomplete. Here we develop a data-driven statistical model and assess the impact of the model on interpretation of placebo response.\nMETHODS: A synthetic seizure diary generator matching statistical properties seen across multiple epilepsy diary datasets was constructed. The model was used to simulate the placebo arm of 5000 RCTs. A meta-analysis of 23 historical RCTs was compared to the simulations.\nRESULTS: The placebo 50 %-responder rate (RR50) was 27.3 ± 3.6 % (simulated) and 21.1 ± 10.0 % (historical). The placebo median percent change (MPC) was 22.0 ± 6.0 % (simulated) and 16.7 ± 10.3 % (historical).\nCONCLUSIONS: A statistical model of daily seizure count generation which incorporates quantities related to the natural fluctuations of seizure count data produces a placebo response comparable to those seen in historical RCTs. This model may be useful in better understanding the seizure count fluctuations seen in patients in other clinical settings.","container-title":"Epilepsy Research","DOI":"10.1016/j.eplepsyres.2020.106306","ISSN":"1872-6844","journalAbbreviation":"Epilepsy Res","language":"eng","page":"106306","PMID":"32172145","PMCID":"PMC7194486","source":"PubMed","title":"Natural variability in seizure frequency: Implications for trials and placebo","title-short":"Natural variability in seizure frequency","volume":"162","author":[{"family":"Romero","given":"Juan"},{"family":"Larimer","given":"Phil"},{"family":"Chang","given":"Bernard"},{"family":"Goldenholz","given":"Shira R."},{"family":"Goldenholz","given":"Daniel M."}],"issued":{"date-parts":[["2020",5]]}}},{"id":671,"uris":["http://zotero.org/users/1538114/items/UAL9HNIK"],"itemData":{"id":671,"type":"article-journal","abstract":"Epilepsy is a widespread neurologic illness with high morbidity. Further treatments are needed to limit ongoing injury. To demonstrate effectiveness of new treatments, randomized controlled trials comparing adjuvant treatment to placebo are used. Larger placebo response limits trial sensitivity to an effective drug. Placebo also influences many other aspects of epilepsy, including intracranial electroencephalography, nocebo, device treatments, among others. Recent advances in modeling suggest that a true placebo effect in epilepsy treatment trials is possibly nil and that placebo response may be due to natural fluctuation alone, although further studies are necessary.","container-title":"Neurologic Clinics","DOI":"10.1016/j.ncl.2025.08.010","ISSN":"1557-9875","issue":"1","journalAbbreviation":"Neurol Clin","language":"eng","page":"77-89","PMID":"41232998","PMCID":"PMC12983173","source":"PubMed","title":"Epilepsy and Placebo: A Literature Review","title-short":"Epilepsy and Placebo","volume":"44","author":[{"family":"Klodowski","given":"David A."},{"family":"Goldenholz","given":"Shira R."},{"family":"Goldenholz","given":"Daniel M."}],"issued":{"date-parts":[["2026",2]]}}},{"id":190,"uris":["http://zotero.org/users/1538114/items/AX5H9B4Q"],"itemData":{"id":190,"type":"article-journal","container-title":"Epilepsy &amp; Behavior","DOI":"10.1016/j.yebeh.2014.12.004","ISSN":"15255050","language":"en","page":"128-134","source":"CrossRef","title":"Placebo and nocebo responses in drug trials of epilepsy","volume":"43","author":[{"family":"Zaccara","given":"Gaetano"},{"family":"Giovannelli","given":"Fabio"},{"family":"Schmidt","given":"Dieter"}],"issued":{"date-parts":[["2015",2]]}}},{"id":661,"uris":["http://zotero.org/users/1538114/items/AA8BTYPI"],"itemData":{"id":661,"type":"article-journal","abstract":"PURPOSE: Because of the lack of head-to-head adjunctive-therapy trials of antiepileptic drugs (AEDs) in refractory partial epilepsy, meta-analyses of placebo-controlled randomized controlled trials (RCTs) represent a potentially important source of evidence to guide treatment decisions. However, such indirect comparisons raise various methodologic issues that may hamper their relevance.\nMETHODS: All RCTs in adult refractory partial epilepsy were analyzed to assess whether efficacy outcomes are influenced by: characteristics of patients and trials ; use of last observation carried forward (LOCF) analysis; evaluation period (entire period versus maintenance period); and year of publication. A meta-analysis of these AEDs was then performed taking these factors into consideration.\nKEY FINDINGS: Sixty-three RCTs evaluating 20 AEDs were included. The following variables influenced efficacy estimates: (1) responder rates correlated positively with duration of the entire treatment period (p = 0.038); (2) response to placebo was significantly greater in the maintenance period than in the entire treatment period (p = 0.005); (3) responder rates increased over the years both for AEDs (p &lt; 0.001) and for placebo (p = 0.001); (4) LOCF analysis overestimated responder rates for AEDs (p &lt; 0.001) and for placebo (p = 0.001) compared with completer-based analysis, and the overestimation correlated positively with withdrawal rates (p &lt; 0.001). A meta-analysis of available data showed large differences in efficacy ranking in relation to dose selection and type of analysis, but these were mostly nonsignificant due to statistical power limitations.\nSIGNIFICANCE: Several methodologic issues hamper the relevance of indirect comparisons of AEDs in the adjunctive-therapy of refractory partial epilepsy. Some of these issues could be overcome by improved standardization in the reporting of efficacy outcomes.","container-title":"Epilepsia","DOI":"10.1111/j.1528-1167.2010.02915.x","ISSN":"1528-1167","issue":"2","journalAbbreviation":"Epilepsia","language":"eng","page":"219-233","PMID":"21269281","source":"PubMed","title":"Factors determining response to antiepileptic drugs in randomized controlled trials. A systematic review and meta-analysis","volume":"52","author":[{"family":"Rheims","given":"Sylvain"},{"family":"Perucca","given":"Emilio"},{"family":"Cucherat","given":"Michel"},{"family":"Ryvlin","given":"Philippe"}],"issued":{"date-parts":[["2011",2]]}}}],"schema":"https://github.com/citation-style-language/schema/raw/master/csl-citation.json"} </w:instrText>
      </w:r>
      <w:r>
        <w:fldChar w:fldCharType="separate"/>
      </w:r>
      <w:r w:rsidR="00BA7AD3" w:rsidRPr="00BA7AD3">
        <w:rPr>
          <w:rFonts w:eastAsiaTheme="minorEastAsia" w:cs="Times New Roman"/>
          <w:szCs w:val="24"/>
          <w:vertAlign w:val="superscript"/>
        </w:rPr>
        <w:t>4–10</w:t>
      </w:r>
      <w:r>
        <w:fldChar w:fldCharType="end"/>
      </w:r>
      <w:r>
        <w:t xml:space="preserve"> </w:t>
      </w:r>
      <w:commentRangeStart w:id="26"/>
      <w:r w:rsidR="009646DD">
        <w:t>One</w:t>
      </w:r>
      <w:commentRangeEnd w:id="26"/>
      <w:r w:rsidR="00870E38">
        <w:rPr>
          <w:rStyle w:val="CommentReference"/>
          <w:sz w:val="24"/>
          <w:szCs w:val="22"/>
        </w:rPr>
        <w:commentReference w:id="26"/>
      </w:r>
      <w:r w:rsidR="009646DD">
        <w:t xml:space="preserve"> important component of placebo response is regression-to-the-mean (RTM)</w:t>
      </w:r>
      <w:r w:rsidR="0022433C">
        <w:fldChar w:fldCharType="begin"/>
      </w:r>
      <w:r w:rsidR="00BA7AD3">
        <w:instrText xml:space="preserve"> ADDIN ZOTERO_ITEM CSL_CITATION {"citationID":"9LIFJptr","properties":{"unsorted":false,"formattedCitation":"\\super 8,11\\nosupersub{}","plainCitation":"8,11","noteIndex":0},"citationItems":[{"id":671,"uris":["http://zotero.org/users/1538114/items/UAL9HNIK"],"itemData":{"id":671,"type":"article-journal","abstract":"Epilepsy is a widespread neurologic illness with high morbidity. Further treatments are needed to limit ongoing injury. To demonstrate effectiveness of new treatments, randomized controlled trials comparing adjuvant treatment to placebo are used. Larger placebo response limits trial sensitivity to an effective drug. Placebo also influences many other aspects of epilepsy, including intracranial electroencephalography, nocebo, device treatments, among others. Recent advances in modeling suggest that a true placebo effect in epilepsy treatment trials is possibly nil and that placebo response may be due to natural fluctuation alone, although further studies are necessary.","container-title":"Neurologic Clinics","DOI":"10.1016/j.ncl.2025.08.010","ISSN":"1557-9875","issue":"1","journalAbbreviation":"Neurol Clin","language":"eng","page":"77-89","PMID":"41232998","PMCID":"PMC12983173","source":"PubMed","title":"Epilepsy and Placebo: A Literature Review","title-short":"Epilepsy and Placebo","volume":"44","author":[{"family":"Klodowski","given":"David A."},{"family":"Goldenholz","given":"Shira R."},{"family":"Goldenholz","given":"Daniel M."}],"issued":{"date-parts":[["2026",2]]}}},{"id":665,"uris":["http://zotero.org/users/1538114/items/8DQ4Y9T9"],"itemData":{"id":665,"type":"article-journal","abstract":"Statistical regression to the mean predicts that patients selected for abnormalcy will, on the average, tend to improve. We argue that most improvements attributed to the placebo effect are actually instances of statistical regression. First, whereas older clinical trials susceptible to regression resulted in a marked improvement in placebo-treated patients, in a modern series of clinical trials whose design tended to protect against regression, we found no significant improvement (median change 0.3 per cent, p greater than 0.05) in placebo-treated patients. Secondly, regression can yield sizeable improvements, even among biochemical tests. Among a series of 15 biochemical tests, theoretical estimates of the improvement due to regression by selection of patients as high abnormals (i.e. 3 standard deviations above the mean) ranged from 2.5 per cent for serum sodium to 26 per cent for serum lactate dehydrogenase (median 10 per cent); empirical estimates ranged from 3.8 per cent for serum chloride to 37.3 per cent for serum phosphorus (median 9.5 per cent). Thus, we urge caution in interpreting patient improvements as causal effects of our actions and should avoid the conceit of assuming that our personal presence has strong healing powers.","container-title":"Statistics in Medicine","DOI":"10.1002/sim.4780020401","ISSN":"0277-6715","issue":"4","journalAbbreviation":"Stat Med","language":"eng","page":"417-427","PMID":"6369471","source":"PubMed","title":"How much of the placebo 'effect' is really statistical regression?","volume":"2","author":[{"family":"McDonald","given":"C. J."},{"family":"Mazzuca","given":"S. A."},{"family":"McCabe","given":"G. P."}],"issued":{"date-parts":[["1983"]]}}}],"schema":"https://github.com/citation-style-language/schema/raw/master/csl-citation.json"} </w:instrText>
      </w:r>
      <w:r w:rsidR="0022433C">
        <w:fldChar w:fldCharType="separate"/>
      </w:r>
      <w:r w:rsidR="00BA7AD3" w:rsidRPr="00BA7AD3">
        <w:rPr>
          <w:rFonts w:eastAsiaTheme="minorEastAsia" w:cs="Times New Roman"/>
          <w:szCs w:val="24"/>
          <w:vertAlign w:val="superscript"/>
        </w:rPr>
        <w:t>8,11</w:t>
      </w:r>
      <w:r w:rsidR="0022433C">
        <w:fldChar w:fldCharType="end"/>
      </w:r>
      <w:r w:rsidR="009646DD">
        <w:t xml:space="preserve">. </w:t>
      </w:r>
      <w:r>
        <w:t>Prior work has shown that regression</w:t>
      </w:r>
      <w:r w:rsidR="00D17E84">
        <w:t>-</w:t>
      </w:r>
      <w:r>
        <w:t>to</w:t>
      </w:r>
      <w:r w:rsidR="00D17E84">
        <w:t>-</w:t>
      </w:r>
      <w:r>
        <w:t>the</w:t>
      </w:r>
      <w:r w:rsidR="00D17E84">
        <w:t>-</w:t>
      </w:r>
      <w:r>
        <w:t>mean (RTM) can be manipulated by eligibility criteria and can materially affect placebo response and trial power.</w:t>
      </w:r>
      <w:r>
        <w:fldChar w:fldCharType="begin"/>
      </w:r>
      <w:r w:rsidR="00C73F7F">
        <w:instrText xml:space="preserve"> ADDIN ZOTERO_ITEM CSL_CITATION {"citationID":"crTFhRDLe","properties":{"formattedCitation":"\\super 4\\nosupersub{}","plainCitation":"4","noteIndex":0},"citationItems":[{"id":642,"uris":["http://zotero.org/users/1538114/items/DIR56C2D"],"itemData":{"id":642,"type":"article-journal","abstract":"OBJECTIVE: Randomized controlled trials (RCTs) in epilepsy for drug treatments are plagued by high costs. One potential remedy is to reduce placebo response via better control over regression to the mean (RTM). Here, RTM represents an initial observed seizure rate higher than the long-term average, which gradually settles closer to the average, resulting in apparent response to treatment. This study used simulation to clarify the relationship between eligibility criteria and RTM.\nMETHODS: Using a statistically realistic seizure diary simulator, the impact of RTM on placebo response and trial efficacy was explored by varying eligibility criteria for a traditional treatment phase II/III RCT for drug-resistant epilepsy.\nRESULTS: When the baseline period was included in the eligibility criteria, increasingly larger fractions of RTM were observed (25%-47% vs. 23%-25%). Higher fractions of RTM corresponded with higher expected placebo responses (50% responder rate [RR50]: 2%-9% vs. 0%-8%) and lower statistical efficacy (RR50: 47%-67% vs. 47%-81%). The exclusion of baseline from eligibility criteria was shown to decrease the number of patients needed by roughly 30%.\nSIGNIFICANCE: The manipulation of eligibility criteria for RCTs has a predictable and important impact on RTM, and therefore on placebo response; the difference between drug and placebo was more easily detected. This in turn impacts trial efficacy and therefore cost. This study found dramatic improvements in efficacy and cost when baseline was not included in eligibility.","container-title":"Epilepsia","DOI":"10.1111/epi.17730","ISSN":"1528-1167","issue":"10","journalAbbreviation":"Epilepsia","language":"eng","page":"2635-2643","PMID":"37505116","PMCID":"PMC10592227","source":"PubMed","title":"Quantifying and controlling the impact of regression to the mean on randomized controlled trials in epilepsy","volume":"64","author":[{"family":"Goldenholz","given":"Daniel M."},{"family":"Goldenholz","given":"Eliana B."},{"family":"Kaptchuk","given":"Ted J."}],"issued":{"date-parts":[["2023",10]]}}}],"schema":"https://github.com/citation-style-language/schema/raw/master/csl-citation.json"} </w:instrText>
      </w:r>
      <w:r>
        <w:fldChar w:fldCharType="separate"/>
      </w:r>
      <w:r w:rsidR="00C73F7F" w:rsidRPr="00C73F7F">
        <w:rPr>
          <w:rFonts w:eastAsiaTheme="minorEastAsia" w:cs="Times New Roman"/>
          <w:szCs w:val="24"/>
          <w:vertAlign w:val="superscript"/>
        </w:rPr>
        <w:t>4</w:t>
      </w:r>
      <w:r>
        <w:fldChar w:fldCharType="end"/>
      </w:r>
      <w:r>
        <w:t xml:space="preserve"> A separate line of work suggests that natural seizure-frequency variability can reproduce many features of placebo response even without a psychobiological placebo effect.</w:t>
      </w:r>
      <w:r>
        <w:fldChar w:fldCharType="begin"/>
      </w:r>
      <w:r w:rsidR="00BA7AD3">
        <w:instrText xml:space="preserve"> ADDIN ZOTERO_ITEM CSL_CITATION {"citationID":"Jm5AD7J1","properties":{"unsorted":false,"formattedCitation":"\\super 5\\uc0\\u8211{}8,12\\nosupersub{}","plainCitation":"5–8,12","noteIndex":0},"citationItems":[{"id":646,"uris":["http://zotero.org/users/1538114/items/9BM8NJ4B"],"itemData":{"id":646,"type":"article-journal","abstract":"For unknown reasons, placebos reduce seizures in clinical trials in many patients. It is also unclear why some drugs showing statistical superiority to placebo in one trial may fail to do so in another. Using Seizuretracker.com, a patient-centered database of 684,825 seizures, we simulated \"placebo\" and \"drug\" trials. These simulations were employed to clarify the sources of placebo effects in epilepsy, and to identify methods of diminishing placebo effects. Simulation 1 included 9 trials with a 6-week baseline and 6-week test period, starting at time 0, 3, 6…24 months. Here, \"placebo\" reduced seizures regardless of study start time. Regression-to-the-mean persisted only for 3 to 6 months. Simulation 2 comprised a 6-week baseline and then 2 years of follow-up. Seizure frequencies continued to improve throughout follow-up. Although the group improved, individuals switched from improvement to worsening and back. Simulation 3 involved a placebo-controlled \"drug\" trial, to explore methods of placebo response reduction. An efficacious \"drug\" failed to demonstrate a significant effect compared with \"placebo\" (p = 0.12), although modifications either in study start time (p = 0.025) or baseline population reduction (p = 0.0028) allowed the drug to achieve a statistically significant effect compared with placebo. In epilepsy clinical trials, some seizure reduction traditionally attributed to placebo effect may reflect the natural course of the disease itself. Understanding these dynamics will allow future investigations into optimal clinical trial design and may lead to identification of more effective therapies. Ann Neurol 2015;78:329-336.","container-title":"Annals of Neurology","DOI":"10.1002/ana.24470","ISSN":"1531-8249","issue":"3","journalAbbreviation":"Ann Neurol","language":"eng","page":"329-336","PMID":"26150090","PMCID":"PMC4546516","source":"PubMed","title":"Confusing placebo effect with natural history in epilepsy: A big data approach","title-short":"Confusing placebo effect with natural history in epilepsy","volume":"78","author":[{"family":"Goldenholz","given":"Daniel M."},{"family":"Moss","given":"Robert"},{"family":"Scott","given":"Jonathan"},{"family":"Auh","given":"Sungyoung"},{"family":"Theodore","given":"William H."}],"issued":{"date-parts":[["2015",9]]}}},{"id":648,"uris":["http://zotero.org/users/1538114/items/EEUJRT6Z"],"itemData":{"id":648,"type":"article-journal","abstract":"PURPOSE: Clinical epilepsy drug trials have been measuring increasingly high placebo response rates, up to 40%. This study was designed to examine the relationship between the natural variability in epilepsy, and the placebo response seen in trials. We tested the hypothesis that 'reversing' trial direction, with the baseline period as the treatment observation phase, would reveal effects of natural variability.\nMETHOD: Clinical trial simulations were run with time running forward and in reverse. Data sources were: SeizureTracker.com (patient reported diaries), a randomized sham-controlled TMS trial, and chronically implanted intracranial EEG electrodes. Outcomes were 50%-responder rates (RR50) and median percentage change (MPC).\nRESULTS: The RR50 results showed evidence that temporal reversal does not prevent large responder rates across datasets. The MPC results negative in the TMS dataset, and positive in the other two.\nCONCLUSIONS: Typical RR50s of clinical trials can be reproduced using the natural variability of epilepsy as a substrate across multiple datasets. Therefore, the placebo response in epilepsy clinical trials may be attributable almost entirely to this variability, rather than the \"placebo effect\".","container-title":"Seizure","DOI":"10.1016/j.seizure.2017.10.016","ISSN":"1532-2688","journalAbbreviation":"Seizure","language":"eng","page":"31-36","PMID":"29102709","PMCID":"PMC5722663","source":"PubMed","title":"A multi-dataset time-reversal approach to clinical trial placebo response and the relationship to natural variability in epilepsy","volume":"53","author":[{"family":"Goldenholz","given":"Daniel M."},{"family":"Strashny","given":"Alex"},{"family":"Cook","given":"Mark"},{"family":"Moss","given":"Robert"},{"family":"Theodore","given":"William H."}],"issued":{"date-parts":[["2017",12]]}}},{"id":650,"uris":["http://zotero.org/users/1538114/items/ZRBV3KWP"],"itemData":{"id":650,"type":"article-journal","abstract":"BACKGROUND: Changes in patient-reported seizure frequencies are the gold standard used to test efficacy of new treatments in randomized controlled trials (RCTs). Recent analyses of patient seizure diary data suggest that the placebo response may be attributable to natural fluctuations in seizure frequency, though the evidence is incomplete. Here we develop a data-driven statistical model and assess the impact of the model on interpretation of placebo response.\nMETHODS: A synthetic seizure diary generator matching statistical properties seen across multiple epilepsy diary datasets was constructed. The model was used to simulate the placebo arm of 5000 RCTs. A meta-analysis of 23 historical RCTs was compared to the simulations.\nRESULTS: The placebo 50 %-responder rate (RR50) was 27.3 ± 3.6 % (simulated) and 21.1 ± 10.0 % (historical). The placebo median percent change (MPC) was 22.0 ± 6.0 % (simulated) and 16.7 ± 10.3 % (historical).\nCONCLUSIONS: A statistical model of daily seizure count generation which incorporates quantities related to the natural fluctuations of seizure count data produces a placebo response comparable to those seen in historical RCTs. This model may be useful in better understanding the seizure count fluctuations seen in patients in other clinical settings.","container-title":"Epilepsy Research","DOI":"10.1016/j.eplepsyres.2020.106306","ISSN":"1872-6844","journalAbbreviation":"Epilepsy Res","language":"eng","page":"106306","PMID":"32172145","PMCID":"PMC7194486","source":"PubMed","title":"Natural variability in seizure frequency: Implications for trials and placebo","title-short":"Natural variability in seizure frequency","volume":"162","author":[{"family":"Romero","given":"Juan"},{"family":"Larimer","given":"Phil"},{"family":"Chang","given":"Bernard"},{"family":"Goldenholz","given":"Shira R."},{"family":"Goldenholz","given":"Daniel M."}],"issued":{"date-parts":[["2020",5]]}}},{"id":671,"uris":["http://zotero.org/users/1538114/items/UAL9HNIK"],"itemData":{"id":671,"type":"article-journal","abstract":"Epilepsy is a widespread neurologic illness with high morbidity. Further treatments are needed to limit ongoing injury. To demonstrate effectiveness of new treatments, randomized controlled trials comparing adjuvant treatment to placebo are used. Larger placebo response limits trial sensitivity to an effective drug. Placebo also influences many other aspects of epilepsy, including intracranial electroencephalography, nocebo, device treatments, among others. Recent advances in modeling suggest that a true placebo effect in epilepsy treatment trials is possibly nil and that placebo response may be due to natural fluctuation alone, although further studies are necessary.","container-title":"Neurologic Clinics","DOI":"10.1016/j.ncl.2025.08.010","ISSN":"1557-9875","issue":"1","journalAbbreviation":"Neurol Clin","language":"eng","page":"77-89","PMID":"41232998","PMCID":"PMC12983173","source":"PubMed","title":"Epilepsy and Placebo: A Literature Review","title-short":"Epilepsy and Placebo","volume":"44","author":[{"family":"Klodowski","given":"David A."},{"family":"Goldenholz","given":"Shira R."},{"family":"Goldenholz","given":"Daniel M."}],"issued":{"date-parts":[["2026",2]]}}},{"id":652,"uris":["http://zotero.org/users/1538114/items/4S99MZFF"],"itemData":{"id":652,"type":"article-journal","abstract":"OBJECTIVE: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model.\nMETHODS: Our approach, Cyclic Heterogeneous Overdispersed Clustered Open-source L-relationship Adjustable Temporally limited E-diary Simulator (CHOCOLATES) is based on a hierarchical model centered on a gamma Poisson generator with several modifiers. This model accounts for the aforementioned statistical properties. The model was validated by simulating 10 000 randomized clinical trials (RCTs) of medication to compare with 23 historical RCTs. Metrics of 50% responder rate (RR50) and median percent change (MPC) were evaluated. We also used CHOCOLATES as input to a seizure-forecasting tool to test the flexibility of the model. We examined the area under the receiver-operating characteristic (ROC) curve (AUC) for test data with and without cycles and clusters.\nRESULTS: The model recapitulated typical findings in 23 historical RCTs without the necessity of introducing an additional \"placebo effect.\" The model produced the following RR50 values: placebo: 17 ± 4%; drug 38 ± 5%; and the following MPC values: placebo: 13 ± 6%; drug 40 ± 4%. These values are similar to historical data: for RR50: placebo, 21 ± 10%, drug: 43 ± 13%; and for MPC: placebo: 17 ± 10%, drug: 41 ± 11%. The seizure forecasts achieved an AUC of 0.68 with cycles and clusters, whereas without them the AUC was 0.51.\nSIGNIFICANCE: CHOCOLATES represents the most realistic seizure occurrence simulator to date, based on observations from thousands of patients in different contexts. This tool is open source and flexible, and can be used for many applications, including clinical trial simulation and testing of seizure-forecasting tools.","container-title":"Epilepsia","DOI":"10.1111/epi.17471","ISSN":"1528-1167","issue":"2","journalAbbreviation":"Epilepsia","language":"eng","page":"396-405","PMID":"36401798","PMCID":"PMC9905290","source":"PubMed","title":"Flexible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fldChar w:fldCharType="separate"/>
      </w:r>
      <w:r w:rsidR="00BA7AD3" w:rsidRPr="00BA7AD3">
        <w:rPr>
          <w:rFonts w:eastAsiaTheme="minorEastAsia" w:cs="Times New Roman"/>
          <w:szCs w:val="24"/>
          <w:vertAlign w:val="superscript"/>
        </w:rPr>
        <w:t>5–8,12</w:t>
      </w:r>
      <w:r>
        <w:fldChar w:fldCharType="end"/>
      </w:r>
      <w:r w:rsidR="009646DD">
        <w:t xml:space="preserve"> </w:t>
      </w:r>
    </w:p>
    <w:p w14:paraId="02A2AC8F" w14:textId="77777777" w:rsidR="00B716A0" w:rsidRDefault="00000000" w:rsidP="00C73F7F">
      <w:pPr>
        <w:jc w:val="both"/>
      </w:pPr>
      <w:r>
        <w:t>Seizure detection devices change the measured seizure time</w:t>
      </w:r>
      <w:r w:rsidR="00D17E84">
        <w:t>-</w:t>
      </w:r>
      <w:r>
        <w:t xml:space="preserve">series before trial eligibility and outcomes are calculated. Lower sensitivity can miss true seizures; </w:t>
      </w:r>
      <w:r w:rsidR="00D17E84">
        <w:t>false alarm rate (</w:t>
      </w:r>
      <w:r>
        <w:t>FAR</w:t>
      </w:r>
      <w:r w:rsidR="00D17E84">
        <w:t>)</w:t>
      </w:r>
      <w:r>
        <w:t xml:space="preserve"> can add false events. Either process could change who qualifies for a trial and the apparent change from baseline. We </w:t>
      </w:r>
      <w:r w:rsidR="00D17E84">
        <w:t>investigated</w:t>
      </w:r>
      <w:r>
        <w:t xml:space="preserve"> </w:t>
      </w:r>
      <w:r w:rsidR="00D17E84">
        <w:t>to what extent</w:t>
      </w:r>
      <w:r>
        <w:t xml:space="preserve"> sensitivity and FAR alter RTM and placebo </w:t>
      </w:r>
      <w:r w:rsidR="00D17E84">
        <w:t>response</w:t>
      </w:r>
      <w:r>
        <w:t xml:space="preserve"> in a simulated epilepsy RCT.</w:t>
      </w:r>
    </w:p>
    <w:p w14:paraId="35C28DB1" w14:textId="77777777" w:rsidR="00B716A0" w:rsidRDefault="00000000" w:rsidP="00C73F7F">
      <w:pPr>
        <w:pStyle w:val="Heading1"/>
        <w:jc w:val="both"/>
      </w:pPr>
      <w:r>
        <w:t>Methods</w:t>
      </w:r>
    </w:p>
    <w:p w14:paraId="03C28B6F" w14:textId="1232EE69" w:rsidR="00B716A0" w:rsidRDefault="00000000" w:rsidP="00C73F7F">
      <w:pPr>
        <w:jc w:val="both"/>
      </w:pPr>
      <w:r>
        <w:t xml:space="preserve">We performed a simulation study using CHOCOLATES, an open-source </w:t>
      </w:r>
      <w:r w:rsidR="00D17E84">
        <w:t xml:space="preserve">realistic </w:t>
      </w:r>
      <w:r>
        <w:t xml:space="preserve">seizure diary simulator that recapitulates </w:t>
      </w:r>
      <w:r w:rsidR="00D17E84">
        <w:t>observed</w:t>
      </w:r>
      <w:r>
        <w:t xml:space="preserve"> diary properties, including heterogeneous long-term seizure </w:t>
      </w:r>
      <w:r>
        <w:lastRenderedPageBreak/>
        <w:t>rates, the relationship between mean seizure frequency and variability, seizure clustering, cycles, and inter</w:t>
      </w:r>
      <w:r w:rsidR="00D17E84">
        <w:t>-</w:t>
      </w:r>
      <w:r>
        <w:t>seizure constraints.</w:t>
      </w:r>
      <w:r>
        <w:fldChar w:fldCharType="begin"/>
      </w:r>
      <w:r w:rsidR="00BA7AD3">
        <w:instrText xml:space="preserve"> ADDIN ZOTERO_ITEM CSL_CITATION {"citationID":"cZbHQXjup","properties":{"formattedCitation":"\\super 12\\nosupersub{}","plainCitation":"12","noteIndex":0},"citationItems":[{"id":652,"uris":["http://zotero.org/users/1538114/items/4S99MZFF"],"itemData":{"id":652,"type":"article-journal","abstract":"OBJECTIVE: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model.\nMETHODS: Our approach, Cyclic Heterogeneous Overdispersed Clustered Open-source L-relationship Adjustable Temporally limited E-diary Simulator (CHOCOLATES) is based on a hierarchical model centered on a gamma Poisson generator with several modifiers. This model accounts for the aforementioned statistical properties. The model was validated by simulating 10 000 randomized clinical trials (RCTs) of medication to compare with 23 historical RCTs. Metrics of 50% responder rate (RR50) and median percent change (MPC) were evaluated. We also used CHOCOLATES as input to a seizure-forecasting tool to test the flexibility of the model. We examined the area under the receiver-operating characteristic (ROC) curve (AUC) for test data with and without cycles and clusters.\nRESULTS: The model recapitulated typical findings in 23 historical RCTs without the necessity of introducing an additional \"placebo effect.\" The model produced the following RR50 values: placebo: 17 ± 4%; drug 38 ± 5%; and the following MPC values: placebo: 13 ± 6%; drug 40 ± 4%. These values are similar to historical data: for RR50: placebo, 21 ± 10%, drug: 43 ± 13%; and for MPC: placebo: 17 ± 10%, drug: 41 ± 11%. The seizure forecasts achieved an AUC of 0.68 with cycles and clusters, whereas without them the AUC was 0.51.\nSIGNIFICANCE: CHOCOLATES represents the most realistic seizure occurrence simulator to date, based on observations from thousands of patients in different contexts. This tool is open source and flexible, and can be used for many applications, including clinical trial simulation and testing of seizure-forecasting tools.","container-title":"Epilepsia","DOI":"10.1111/epi.17471","ISSN":"1528-1167","issue":"2","journalAbbreviation":"Epilepsia","language":"eng","page":"396-405","PMID":"36401798","PMCID":"PMC9905290","source":"PubMed","title":"Flexible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fldChar w:fldCharType="separate"/>
      </w:r>
      <w:r w:rsidR="00BA7AD3" w:rsidRPr="00BA7AD3">
        <w:rPr>
          <w:rFonts w:eastAsiaTheme="minorEastAsia" w:cs="Times New Roman"/>
          <w:szCs w:val="24"/>
          <w:vertAlign w:val="superscript"/>
        </w:rPr>
        <w:t>12</w:t>
      </w:r>
      <w:r>
        <w:fldChar w:fldCharType="end"/>
      </w:r>
      <w:r>
        <w:t xml:space="preserve"> </w:t>
      </w:r>
      <w:r w:rsidR="00D17E84">
        <w:t xml:space="preserve">Analysis was conducted with custom software in </w:t>
      </w:r>
      <w:commentRangeStart w:id="27"/>
      <w:r w:rsidR="00D17E84">
        <w:t>p</w:t>
      </w:r>
      <w:commentRangeEnd w:id="27"/>
      <w:r w:rsidR="00870E38">
        <w:rPr>
          <w:rStyle w:val="CommentReference"/>
          <w:sz w:val="24"/>
          <w:szCs w:val="22"/>
        </w:rPr>
        <w:commentReference w:id="27"/>
      </w:r>
      <w:r w:rsidR="00D17E84">
        <w:t>ython 3.13.2.</w:t>
      </w:r>
    </w:p>
    <w:p w14:paraId="596BDA6B" w14:textId="0BDF67DA" w:rsidR="00B716A0" w:rsidRDefault="00000000" w:rsidP="00C73F7F">
      <w:pPr>
        <w:jc w:val="both"/>
      </w:pPr>
      <w:r>
        <w:t xml:space="preserve">Each simulated </w:t>
      </w:r>
      <w:r w:rsidR="00D17E84">
        <w:t xml:space="preserve">placebo arm </w:t>
      </w:r>
      <w:r>
        <w:t>participant had a 2-month baseline and 3-month test period. There was no active treatment effect</w:t>
      </w:r>
      <w:r w:rsidR="00D17E84">
        <w:t xml:space="preserve"> added, consistent with our prior studies showing that placebo response </w:t>
      </w:r>
      <w:del w:id="28" w:author="Goldenholz, Daniel M (HMFP - Neurology )" w:date="2026-05-29T09:19:00Z" w16du:dateUtc="2026-05-29T13:19:00Z">
        <w:r w:rsidR="00D17E84" w:rsidDel="00870E38">
          <w:delText xml:space="preserve">reflects </w:delText>
        </w:r>
      </w:del>
      <w:r w:rsidR="00D17E84">
        <w:t xml:space="preserve">primarily </w:t>
      </w:r>
      <w:ins w:id="29" w:author="Goldenholz, Daniel M (HMFP - Neurology )" w:date="2026-05-29T09:19:00Z" w16du:dateUtc="2026-05-29T13:19:00Z">
        <w:r w:rsidR="00870E38">
          <w:t xml:space="preserve">reflects </w:t>
        </w:r>
      </w:ins>
      <w:r w:rsidR="00D17E84">
        <w:t>natural variability and RTM</w:t>
      </w:r>
      <w:r w:rsidR="00C73F7F">
        <w:fldChar w:fldCharType="begin"/>
      </w:r>
      <w:r w:rsidR="00BA7AD3">
        <w:instrText xml:space="preserve"> ADDIN ZOTERO_ITEM CSL_CITATION {"citationID":"ZBKLqADh","properties":{"unsorted":false,"formattedCitation":"\\super 4,12,13\\nosupersub{}","plainCitation":"4,12,13","noteIndex":0},"citationItems":[{"id":642,"uris":["http://zotero.org/users/1538114/items/DIR56C2D"],"itemData":{"id":642,"type":"article-journal","abstract":"OBJECTIVE: Randomized controlled trials (RCTs) in epilepsy for drug treatments are plagued by high costs. One potential remedy is to reduce placebo response via better control over regression to the mean (RTM). Here, RTM represents an initial observed seizure rate higher than the long-term average, which gradually settles closer to the average, resulting in apparent response to treatment. This study used simulation to clarify the relationship between eligibility criteria and RTM.\nMETHODS: Using a statistically realistic seizure diary simulator, the impact of RTM on placebo response and trial efficacy was explored by varying eligibility criteria for a traditional treatment phase II/III RCT for drug-resistant epilepsy.\nRESULTS: When the baseline period was included in the eligibility criteria, increasingly larger fractions of RTM were observed (25%-47% vs. 23%-25%). Higher fractions of RTM corresponded with higher expected placebo responses (50% responder rate [RR50]: 2%-9% vs. 0%-8%) and lower statistical efficacy (RR50: 47%-67% vs. 47%-81%). The exclusion of baseline from eligibility criteria was shown to decrease the number of patients needed by roughly 30%.\nSIGNIFICANCE: The manipulation of eligibility criteria for RCTs has a predictable and important impact on RTM, and therefore on placebo response; the difference between drug and placebo was more easily detected. This in turn impacts trial efficacy and therefore cost. This study found dramatic improvements in efficacy and cost when baseline was not included in eligibility.","container-title":"Epilepsia","DOI":"10.1111/epi.17730","ISSN":"1528-1167","issue":"10","journalAbbreviation":"Epilepsia","language":"eng","page":"2635-2643","PMID":"37505116","PMCID":"PMC10592227","source":"PubMed","title":"Quantifying and controlling the impact of regression to the mean on randomized controlled trials in epilepsy","volume":"64","author":[{"family":"Goldenholz","given":"Daniel M."},{"family":"Goldenholz","given":"Eliana B."},{"family":"Kaptchuk","given":"Ted J."}],"issued":{"date-parts":[["2023",10]]}}},{"id":652,"uris":["http://zotero.org/users/1538114/items/4S99MZFF"],"itemData":{"id":652,"type":"article-journal","abstract":"OBJECTIVE: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model.\nMETHODS: Our approach, Cyclic Heterogeneous Overdispersed Clustered Open-source L-relationship Adjustable Temporally limited E-diary Simulator (CHOCOLATES) is based on a hierarchical model centered on a gamma Poisson generator with several modifiers. This model accounts for the aforementioned statistical properties. The model was validated by simulating 10 000 randomized clinical trials (RCTs) of medication to compare with 23 historical RCTs. Metrics of 50% responder rate (RR50) and median percent change (MPC) were evaluated. We also used CHOCOLATES as input to a seizure-forecasting tool to test the flexibility of the model. We examined the area under the receiver-operating characteristic (ROC) curve (AUC) for test data with and without cycles and clusters.\nRESULTS: The model recapitulated typical findings in 23 historical RCTs without the necessity of introducing an additional \"placebo effect.\" The model produced the following RR50 values: placebo: 17 ± 4%; drug 38 ± 5%; and the following MPC values: placebo: 13 ± 6%; drug 40 ± 4%. These values are similar to historical data: for RR50: placebo, 21 ± 10%, drug: 43 ± 13%; and for MPC: placebo: 17 ± 10%, drug: 41 ± 11%. The seizure forecasts achieved an AUC of 0.68 with cycles and clusters, whereas without them the AUC was 0.51.\nSIGNIFICANCE: CHOCOLATES represents the most realistic seizure occurrence simulator to date, based on observations from thousands of patients in different contexts. This tool is open source and flexible, and can be used for many applications, including clinical trial simulation and testing of seizure-forecasting tools.","container-title":"Epilepsia","DOI":"10.1111/epi.17471","ISSN":"1528-1167","issue":"2","journalAbbreviation":"Epilepsia","language":"eng","page":"396-405","PMID":"36401798","PMCID":"PMC9905290","source":"PubMed","title":"Flexible realistic simulation of seizure occurrence recapitulating statistical properties of seizure diaries","volume":"64","author":[{"family":"Goldenholz","given":"Daniel M."},{"family":"Westover","given":"M. Brandon"}],"issued":{"date-parts":[["2023",2]]}}},{"id":673,"uris":["http://zotero.org/users/1538114/items/KQHGARN6"],"itemData":{"id":673,"type":"article-journal","abstract":"Regression to the mean (RTM) is a widespread statistical phenomenon. It is a group phenomenon that occurs whenever an extreme group is selected from a population based on the measurement of a particular variable. If a second measurement is then taken for the same group, the second mean will be closer to the population mean than the first measurement. This decrease (or increase) can be mistakenly attributed to a treatment effect; the conclusion can be drawn that an effect results from treatment when it in fact results from chance. Any intervention that is aimed at a group or characteristic that is very different from the average will appear to be successful because of RTM. It is therefore important that any genuine reductions because of the treatment are separated out from the effect of RTM. If the problem is ignored then this will lead to errors in the interpretation of results and, potentially, decisions made on the evidence of those results. This paper highlights the importance of the issue and its effects on many common clinical, public health and managerial decisions.","container-title":"Journal of Evaluation in Clinical Practice","DOI":"10.1111/j.1365-2753.2004.00505.x","ISSN":"1356-1294","issue":"1","journalAbbreviation":"J Eval Clin Pract","language":"eng","page":"59-65","PMID":"15660538","source":"PubMed","title":"Regression to the mean: treatment effect without the intervention","title-short":"Regression to the mean","volume":"11","author":[{"family":"Morton","given":"Veronica"},{"family":"Torgerson","given":"David J."}],"issued":{"date-parts":[["2005",2]]}}}],"schema":"https://github.com/citation-style-language/schema/raw/master/csl-citation.json"} </w:instrText>
      </w:r>
      <w:r w:rsidR="00C73F7F">
        <w:fldChar w:fldCharType="separate"/>
      </w:r>
      <w:r w:rsidR="00BA7AD3" w:rsidRPr="00BA7AD3">
        <w:rPr>
          <w:rFonts w:eastAsiaTheme="minorEastAsia" w:cs="Times New Roman"/>
          <w:szCs w:val="24"/>
          <w:vertAlign w:val="superscript"/>
        </w:rPr>
        <w:t>4,12,13</w:t>
      </w:r>
      <w:r w:rsidR="00C73F7F">
        <w:fldChar w:fldCharType="end"/>
      </w:r>
      <w:r>
        <w:t>. Eligibility was tested during</w:t>
      </w:r>
      <w:r w:rsidR="00D17E84">
        <w:t xml:space="preserve"> the</w:t>
      </w:r>
      <w:r>
        <w:t xml:space="preserve"> baseline</w:t>
      </w:r>
      <w:r w:rsidR="00D17E84">
        <w:t xml:space="preserve"> period</w:t>
      </w:r>
      <w:r>
        <w:t>. The baseline criteria were modeled after focal seizure trial eligibility rules used in cenobamate studies: mean baseline frequency at least 4 seizures/month, each baseline month at least 3 seizures, and no seizure-free interval longer than 25 days.</w:t>
      </w:r>
      <w:r>
        <w:fldChar w:fldCharType="begin"/>
      </w:r>
      <w:r w:rsidR="00BA7AD3">
        <w:instrText xml:space="preserve"> ADDIN ZOTERO_ITEM CSL_CITATION {"citationID":"cfpepyicn","properties":{"formattedCitation":"\\super 14,15\\nosupersub{}","plainCitation":"14,15","noteIndex":0},"citationItems":[{"id":654,"uris":["http://zotero.org/users/1538114/items/BK98X8PE"],"itemData":{"id":654,"type":"article-journal","abstract":"OBJECTIVE: To evaluate the efficacy and safety of adjunctive cenobamate 200 mg/d in patients with uncontrolled focal (partial-onset) seizures despite treatment with 1 to 3 antiepileptic drugs.\nMETHODS: In this multicenter, double-blind, placebo-controlled study, adults 18 to 65 years of age with focal seizures were randomized 1:1 (cenobamate:placebo) after an 8-week baseline period. The 12-week double-blind treatment period consisted of a 6-week titration phase and a 6-week maintenance phase. The primary outcome was percent change in seizure frequency (from baseline) per 28 days during double-blind treatment.\nRESULTS: Two hundred twenty-two patients were randomized; 113 received cenobamate and 109 received placebo; and 90.3% and 90.8% of patients, respectively, completed double-blind treatment. Median baseline seizure frequency was 6.5 in 28 days (range 0-237). Compared to placebo, cenobamate conferred a greater median percent seizure reduction (55.6% vs 21.5%; p &lt; 0.0001) The responder rate (≥50% reduction in seizure frequency) was 50.4% for cenobamate and 22.2% for placebo (p &lt; 0.0001). Focal seizures with motor component, impaired awareness, and focal to bilateral tonic-clonic seizures were significantly reduced with cenobamate vs placebo. During maintenance, 28.3% of cenobamate-treated and 8.8% of placebo-treated patients were seizure-free. Treatment-emergent adverse events reported in &gt;10% in either group (cenobamate vs placebo) were somnolence (22.1% vs 11.9%), dizziness (22.1% vs 16.5%), headache (12.4% vs 12.8%), nausea (11.5% vs 4.6%), and fatigue (10.6% vs 6.4%).\nCONCLUSION: Adjunctive treatment with cenobamate 200 mg/d significantly improved seizure control in adults with uncontrolled focal seizures and was well tolerated.\nCLINICALTRIALSGOV IDENTIFIER: NCT01397968.\nCLASSIFICATION OF EVIDENCE: This study provides Class I evidence that, for patients with uncontrolled focal seizures, adjunctive cenobamate reduces seizures.","container-title":"Neurology","DOI":"10.1212/WNL.0000000000009530","ISSN":"1526-632X","issue":"22","journalAbbreviation":"Neurology","language":"eng","page":"e2311-e2322","PMID":"32409485","PMCID":"PMC7357293","source":"PubMed","title":"Randomized phase 2 study of adjunctive cenobamate in patients with uncontrolled focal seizures","volume":"94","author":[{"family":"Chung","given":"Steve S."},{"family":"French","given":"Jacqueline A."},{"family":"Kowalski","given":"Jacek"},{"family":"Krauss","given":"Gregory L."},{"family":"Lee","given":"Sang Kun"},{"family":"Maciejowski","given":"Maciej"},{"family":"Rosenfeld","given":"William E."},{"family":"Sperling","given":"Michael R."},{"family":"Mizne","given":"Sarah"},{"family":"Kamin","given":"Marc"}],"issued":{"date-parts":[["2020",6,2]]}}},{"id":656,"uris":["http://zotero.org/users/1538114/items/VCKFKX24"],"itemData":{"id":656,"type":"article-journal","abstract":"BACKGROUND: More than a third of patients with epilepsy are treatment resistant, and thus new, more effective therapies to achieve seizure freedom are needed. Cenobamate (YKP3089), an investigational antiepileptic drug, has shown broad-spectrum anticonvulsant activity in preclinical studies and seizure models. We aimed to evaluate the safety, efficacy, and tolerability of adjunctive cenobamate in patients with uncontrolled focal (partial)-onset epilepsy.\nMETHODS: We did a multicentre, double-blind, randomised, placebo-controlled, dose-response study at 107 epilepsy and neurology centres in 16 countries. Adult patients (aged 18-70 years) with focal seizures despite treatment with 1-3 antiepileptic drugs were randomly assigned (1:1:1:1) via an interactive web response system, by block sizes of 4 within each country, to adjuvant once daily oral cenobamate at dose groups of 100 mg, 200 mg, or 400 mg, or placebo following an 8-week baseline assessment. Patients, investigators, and study personnel were masked to treatment assignment. The study included a 6-week titration phase and 12-week maintenance phase. The primary efficacy outcomes were percentage change in 28-day focal seizure frequency (focal aware motor, focal impaired awareness, or focal to bilateral tonic-clonic seizures) from baseline analysed in the modified intention-to-treat population (≥1 dose and any post-baseline seizure data) and responder rates (≥50% reduction) analysed in the maintenance phase population (≥1 dose in the maintenance phase and any maintenance phase seizure data). The primary efficacy outcomes were analysed using a hierarchal step-down procedure comparing 200 mg versus placebo, 400 mg versus placebo, then 100 mg versus placebo. Safety and tolerability were compared descriptively across treatment groups for all randomised patients. This study is registered with ClinicalTrials.gov, number NCT01866111.\nFINDINGS: Between July 31, 2013, and June 22, 2015, 437 patients were randomly assigned to either placebo (n=108) or cenobamate 100 mg (n=108), 200 mg (n=110), or 400 mg (n=111). Of these patients, 434 (106 [98%] in placebo group, 108 [100%] in 100 mg group, 109 [99%] in 200 mg group, and 111 [100%] in 400 mg group) were included in the modified intention-to-treat population, and 397 (102 [94%] in placebo group, 102 [94%] in 100 mg group, 98 [89%] in 200 mg group, and 95 [86%] in 400 mg group) were included in the modified intention-to-treat maintenance phase population. Median percentage changes in seizure frequency were -24·0% (IQR -45·0 to -7·0%) for the placebo group compared with -35·5% (-62·5 to -15·0%; p=0·0071) for the 100 mg dose group, -55·0% (-73·0 to -23·0%; p&lt;0·0001) for the 200 mg dose group, and -55·0% (-85·0 to -28·0%; p&lt;0·0001) for the 400 mg dose group. Responder rates during the maintenance phase were 25% (26 of 102 patients) for the placebo group compared with 40% (41 of 102; odds ratio 1·97, 95% CI 1·08-3·56; p=0·0365) for the 100 mg dose group, 56% (55 of 98; 3·74, 2·06-6·80; p&lt;0·0001) for the 200 mg dose group, and 64% (61 of 95; 5·24, 2·84-9·67; p&lt;0·0001) for the 400 mg dose group. Treatment-emergent adverse events occurred in 76 (70%) of 108 patients in the placebo group, 70 (65%) of 108 in the 100 mg group, 84 (76%) of 110 in the 200 mg group, and 100 (90%) of 111 in the 400 mg group. Treatment-emergent adverse events led to discontinuation in five (5%) patients in the placebo group, 11 (10%) in the 100 mg dose group, 15 (14%) in the 200 mg dose group, and 22 (20%) in the 400 mg dose group. One serious case of drug reaction with eosinophilia and systemic symptoms occurred in the 200 mg cenobamate group. No deaths were reported.\nINTERPRETATION: Adjunctive cenobamate reduced focal (partial)-onset seizure frequency, in a dose-related fashion. Treatment-emergent adverse events were most frequent in the highest dose group. Cenobamate appears to be an effective treatment option in patients with uncontrolled focal seizures.\nFUNDING: SK Life Science.","container-title":"The Lancet. Neurology","DOI":"10.1016/S1474-4422(19)30399-0","ISSN":"1474-4465","issue":"1","journalAbbreviation":"Lancet Neurol","language":"eng","page":"38-48","PMID":"31734103","source":"PubMed","title":"Safety and efficacy of adjunctive cenobamate (YKP3089) in patients with uncontrolled focal seizures: a multicentre, double-blind, randomised, placebo-controlled, dose-response trial","title-short":"Safety and efficacy of adjunctive cenobamate (YKP3089) in patients with uncontrolled focal seizures","volume":"19","author":[{"family":"Krauss","given":"Gregory L."},{"family":"Klein","given":"Pavel"},{"family":"Brandt","given":"Christian"},{"family":"Lee","given":"Sang Kun"},{"family":"Milanov","given":"Ivan"},{"family":"Milovanovic","given":"Maja"},{"family":"Steinhoff","given":"Bernhard J."},{"family":"Kamin","given":"Marc"}],"issued":{"date-parts":[["2020",1]]}}}],"schema":"https://github.com/citation-style-language/schema/raw/master/csl-citation.json"} </w:instrText>
      </w:r>
      <w:r>
        <w:fldChar w:fldCharType="separate"/>
      </w:r>
      <w:r w:rsidR="00BA7AD3" w:rsidRPr="00BA7AD3">
        <w:rPr>
          <w:rFonts w:eastAsiaTheme="minorEastAsia" w:cs="Times New Roman"/>
          <w:szCs w:val="24"/>
          <w:vertAlign w:val="superscript"/>
        </w:rPr>
        <w:t>14,15</w:t>
      </w:r>
      <w:r>
        <w:fldChar w:fldCharType="end"/>
      </w:r>
    </w:p>
    <w:p w14:paraId="19A72473" w14:textId="05A30560" w:rsidR="00B716A0" w:rsidRDefault="00000000" w:rsidP="00C73F7F">
      <w:pPr>
        <w:jc w:val="both"/>
      </w:pPr>
      <w:r>
        <w:t xml:space="preserve">Device sensitivity was implemented probabilistically at the daily seizure-count level: each true seizure had probability equal to the specified sensitivity of being detected. FAR was implemented as Poisson-distributed false alarms added to each day. </w:t>
      </w:r>
      <w:r w:rsidR="00DA11B8">
        <w:t>For any analysis involving FAR&gt;0,</w:t>
      </w:r>
      <w:r>
        <w:t xml:space="preserve"> </w:t>
      </w:r>
      <w:r w:rsidR="00D17E84">
        <w:t>a correction factor was applied</w:t>
      </w:r>
      <w:r w:rsidR="00DA11B8">
        <w:t xml:space="preserve"> to improve the signal quality from each patient</w:t>
      </w:r>
      <w:r w:rsidR="00C73F7F">
        <w:fldChar w:fldCharType="begin"/>
      </w:r>
      <w:r w:rsidR="00C73F7F">
        <w:instrText xml:space="preserve"> ADDIN ZOTERO_ITEM CSL_CITATION {"citationID":"eeBOwF0x","properties":{"unsorted":false,"formattedCitation":"\\super 3\\nosupersub{}","plainCitation":"3","noteIndex":0},"citationItems":[{"id":667,"uris":["http://zotero.org/users/1538114/items/7HDRQVE2"],"itemData":{"id":667,"type":"article-journal","abstract":"OBJECTIVE: Epilepsy management employs self-reported seizure diaries, despite evidence of seizure underreporting. Wearable and implantable seizure detection devices are now becoming more widely available. There are no clear guidelines about what levels of accuracy are sufficient. This study aimed to simulate clinical use cases and identify the necessary level of accuracy for each.\nMETHODS: Using a realistic seizure simulator (CHOCOLATES), a ground truth was produced, which was then sampled to generate signals from simulated seizure detectors of various capabilities. Five use cases were evaluated: (1) randomized clinical trials (RCTs), (2) medication adjustment in clinic, (3) injury prevention, (4) sudden unexpected death in epilepsy (SUDEP) prevention, and (5) treatment of seizure clusters. We considered sensitivity (0%-100%), false alarm rate (FAR; 0-2/day), and device type (external wearable vs. implant) in each scenario.\nRESULTS: The RCT case was efficient for a wide range of wearable parameters, though implantable devices were preferred. Lower accuracy wearables resulted in subtle changes in the distribution of patients enrolled in RCTs, and therefore higher sensitivity and lower FAR values were preferred. In the clinic case, a wide range of sensitivity, FAR, and device type yielded similar results. For injury prevention, SUDEP prevention, and seizure cluster treatment, each scenario required high sensitivity and yet was minimally influenced by FAR.\nSIGNIFICANCE: The choice of use case is paramount in determining acceptable accuracy levels for a wearable seizure detection device. We offer simulation results for determining and verifying utility for specific use case and specific wearable parameters.","container-title":"Epilepsia","DOI":"10.1111/epi.17917","ISSN":"1528-1167","issue":"4","journalAbbreviation":"Epilepsia","language":"eng","page":"1017-1028","PMID":"38366862","PMCID":"PMC11018505","source":"PubMed","title":"Minimum clinical utility standards for wearable seizure detectors: A simulation study","title-short":"Minimum clinical utility standards for wearable seizure detectors","volume":"65","author":[{"family":"Goldenholz","given":"Daniel M."},{"family":"Karoly","given":"Philippa J."},{"family":"Viana","given":"Pedro F."},{"family":"Nurse","given":"Ewan"},{"family":"Loddenkemper","given":"Tobias"},{"family":"Schulze-Bonhage","given":"Andreas"},{"family":"Vieluf","given":"Solveig"},{"family":"Bruno","given":"Elisa"},{"family":"Nasseri","given":"Mona"},{"family":"Richardson","given":"Mark P."},{"family":"Brinkmann","given":"Benjamin H."},{"family":"Westover","given":"M. Brandon"}],"issued":{"date-parts":[["2024",4]]}}}],"schema":"https://github.com/citation-style-language/schema/raw/master/csl-citation.json"} </w:instrText>
      </w:r>
      <w:r w:rsidR="00C73F7F">
        <w:fldChar w:fldCharType="separate"/>
      </w:r>
      <w:r w:rsidR="00C73F7F" w:rsidRPr="00C73F7F">
        <w:rPr>
          <w:rFonts w:eastAsiaTheme="minorEastAsia" w:cs="Times New Roman"/>
          <w:szCs w:val="24"/>
          <w:vertAlign w:val="superscript"/>
        </w:rPr>
        <w:t>3</w:t>
      </w:r>
      <w:r w:rsidR="00C73F7F">
        <w:fldChar w:fldCharType="end"/>
      </w:r>
      <w:r w:rsidR="00D17E84">
        <w:t xml:space="preserve">. The </w:t>
      </w:r>
      <w:r>
        <w:t>expected false alarm</w:t>
      </w:r>
      <w:r w:rsidR="00DA11B8">
        <w:t xml:space="preserve"> count (FAR x duration)</w:t>
      </w:r>
      <w:r>
        <w:t xml:space="preserve"> </w:t>
      </w:r>
      <w:r w:rsidR="00C73F7F">
        <w:t>was</w:t>
      </w:r>
      <w:r>
        <w:t xml:space="preserve"> subtracted from </w:t>
      </w:r>
      <w:r w:rsidR="00DA11B8">
        <w:t>seizure counts to improve count estimates</w:t>
      </w:r>
      <w:r>
        <w:t>. This represents an idealized setting in which device FAR is known and is explicitly accounted for when deriving trial seizure counts.</w:t>
      </w:r>
    </w:p>
    <w:p w14:paraId="3C2E00A2" w14:textId="77777777" w:rsidR="00B716A0" w:rsidRDefault="00000000" w:rsidP="00C73F7F">
      <w:pPr>
        <w:jc w:val="both"/>
      </w:pPr>
      <w:r>
        <w:t>Two device-performance sweeps were conducted. First, FAR was fixed at 0 alarms/day while sensitivity varied from 10% to 100% in 10% increments. Second, sensitivity was fixed at 100% while FAR varied from 0 to 1 alarm/day in 0.1 alarm/day increments. For each condition, 100,000 potential participants were generated. Among eligible participants, RTM was defined as a baseline seizure frequency above the participant's effective long-term seizure frequency and closer proximity of the test-period frequency to that long-term frequency. Placebo response was quantified as</w:t>
      </w:r>
      <w:r w:rsidR="00DA11B8">
        <w:t xml:space="preserve"> median percentage change</w:t>
      </w:r>
      <w:r>
        <w:t xml:space="preserve"> </w:t>
      </w:r>
      <w:r w:rsidR="00DA11B8">
        <w:t>(</w:t>
      </w:r>
      <w:r>
        <w:t>MPC</w:t>
      </w:r>
      <w:r w:rsidR="00DA11B8">
        <w:t>)</w:t>
      </w:r>
      <w:r>
        <w:t>,</w:t>
      </w:r>
      <w:r w:rsidR="00DA11B8">
        <w:t xml:space="preserve"> with percentage change</w:t>
      </w:r>
      <w:r>
        <w:t xml:space="preserve"> defined as 100 x (1 - test-period seizure frequency / baseline seizure frequency). Confidence intervals in Figure 1 are </w:t>
      </w:r>
      <w:r>
        <w:lastRenderedPageBreak/>
        <w:t>nonparametric 95% confidence intervals for the estimated median MPC, calculated from binomial order statistics around the sample median. They are not 95% intervals of individual patient percentage changes. No hypothesis tests were performed, because the analysis was a descriptive simulation sweep rather than a comparison of randomized groups. No missing-data procedure was required because all simulated diaries were complete.</w:t>
      </w:r>
    </w:p>
    <w:p w14:paraId="4BDB0AD0" w14:textId="1B873352" w:rsidR="00B716A0" w:rsidRDefault="00000000" w:rsidP="00C73F7F">
      <w:pPr>
        <w:jc w:val="both"/>
      </w:pPr>
      <w:r>
        <w:t>This was a simulation study using synthetic participants only. No human participants, identifiable private information, or animals were used.</w:t>
      </w:r>
      <w:r w:rsidR="00C73F7F">
        <w:t xml:space="preserve"> The open-source repository is on Github.</w:t>
      </w:r>
    </w:p>
    <w:p w14:paraId="2D3A9DBD" w14:textId="77777777" w:rsidR="00B716A0" w:rsidRDefault="00000000" w:rsidP="00C73F7F">
      <w:pPr>
        <w:pStyle w:val="Heading1"/>
        <w:jc w:val="both"/>
      </w:pPr>
      <w:r>
        <w:t>Results</w:t>
      </w:r>
    </w:p>
    <w:p w14:paraId="3CC21CC6" w14:textId="49F21210" w:rsidR="00B716A0" w:rsidRDefault="00000000" w:rsidP="00C73F7F">
      <w:pPr>
        <w:jc w:val="both"/>
      </w:pPr>
      <w:r>
        <w:t>When FAR was 0, lower sensitivity increased both RTM</w:t>
      </w:r>
      <w:r w:rsidR="00DA11B8">
        <w:t xml:space="preserve"> fraction</w:t>
      </w:r>
      <w:r>
        <w:t xml:space="preserve"> and placebo MPC (Figure 1</w:t>
      </w:r>
      <w:ins w:id="30" w:author="Goldenholz, Daniel M (HMFP - Neurology )" w:date="2026-05-29T09:23:00Z" w16du:dateUtc="2026-05-29T13:23:00Z">
        <w:r w:rsidR="00870E38">
          <w:t xml:space="preserve">: </w:t>
        </w:r>
      </w:ins>
      <w:r>
        <w:t>A,C). At 100% sensitivity, 33,435 of 100,000 potential participants were eligible, 38.2% of eligible participants met the RTM definition, and median placebo MPC was 14.7% (95% CI 13.9%-15.2%). At 50% sensitivity, 15,724 participants were eligible, RTM was 46.4%, and median placebo MPC was 25.9% (95% CI 25.0%-26.7%). At 10% sensitivity, only 1,660 participants were eligible, but RTM increased to 64.8%, and median placebo MPC increased to 48.1% (95% CI 45.5%-50.0%).</w:t>
      </w:r>
    </w:p>
    <w:p w14:paraId="7DD6ABD9" w14:textId="3EBBC750" w:rsidR="00B716A0" w:rsidRDefault="00000000" w:rsidP="00C73F7F">
      <w:pPr>
        <w:jc w:val="both"/>
      </w:pPr>
      <w:r>
        <w:t>When sensitivity was 100%, increasing FAR also increased RTM and placebo MPC despite correction for expected false alarms (Figure 1</w:t>
      </w:r>
      <w:ins w:id="31" w:author="Goldenholz, Daniel M (HMFP - Neurology )" w:date="2026-05-29T09:23:00Z" w16du:dateUtc="2026-05-29T13:23:00Z">
        <w:r w:rsidR="00870E38">
          <w:t xml:space="preserve">: </w:t>
        </w:r>
      </w:ins>
      <w:r>
        <w:t>B,D). At FAR 0.1 alarm/day, 35,377 participants were eligible, RTM was 40.7%, and median placebo MPC was 17.9% (95% CI 17.1%-18.5%). At FAR 0.5 alarms/day, 35,522 participants were eligible, RTM was 48.7%, and median placebo MPC was 26.8% (95% CI 26.2%-27.5%). At FAR 1 alarm/day, 35,500 participants were eligible, RTM was 53.2%, and median placebo MPC was 31.3% (95% CI 30.3%-33.3%).</w:t>
      </w:r>
    </w:p>
    <w:p w14:paraId="2F8B8E75" w14:textId="77777777" w:rsidR="00B716A0" w:rsidRDefault="00000000" w:rsidP="00C73F7F">
      <w:pPr>
        <w:jc w:val="both"/>
      </w:pPr>
      <w:r>
        <w:t xml:space="preserve">Thus, both missed seizures and false alarms changed the placebo response expected from natural variability and baseline selection alone. The direction was consistent in the primary displayed </w:t>
      </w:r>
      <w:r>
        <w:lastRenderedPageBreak/>
        <w:t>analysis: lower sensitivity and higher FAR increased the RTM fraction and increased placebo MPC.</w:t>
      </w:r>
    </w:p>
    <w:p w14:paraId="17E4E444" w14:textId="77777777" w:rsidR="00B716A0" w:rsidRDefault="00000000" w:rsidP="00C73F7F">
      <w:pPr>
        <w:pStyle w:val="Heading1"/>
        <w:jc w:val="both"/>
      </w:pPr>
      <w:r>
        <w:t>Discussion</w:t>
      </w:r>
    </w:p>
    <w:p w14:paraId="4315BC4D" w14:textId="00DA12CE" w:rsidR="00B716A0" w:rsidRDefault="00000000" w:rsidP="00C73F7F">
      <w:pPr>
        <w:jc w:val="both"/>
      </w:pPr>
      <w:r>
        <w:t>This simulation suggests that device performance characteristics should be treated as trial-design parameters, not merely as validation metrics. In a conventional baseline-versus-treatment design, the measured baseline seizure rate determines eligibility and also serves as the denominator for percent-change outcomes</w:t>
      </w:r>
      <w:r w:rsidR="00C73F7F">
        <w:fldChar w:fldCharType="begin"/>
      </w:r>
      <w:r w:rsidR="00C73F7F">
        <w:instrText xml:space="preserve"> ADDIN ZOTERO_ITEM CSL_CITATION {"citationID":"KRSQs8Iv","properties":{"unsorted":false,"formattedCitation":"\\super 4\\nosupersub{}","plainCitation":"4","noteIndex":0},"citationItems":[{"id":642,"uris":["http://zotero.org/users/1538114/items/DIR56C2D"],"itemData":{"id":642,"type":"article-journal","abstract":"OBJECTIVE: Randomized controlled trials (RCTs) in epilepsy for drug treatments are plagued by high costs. One potential remedy is to reduce placebo response via better control over regression to the mean (RTM). Here, RTM represents an initial observed seizure rate higher than the long-term average, which gradually settles closer to the average, resulting in apparent response to treatment. This study used simulation to clarify the relationship between eligibility criteria and RTM.\nMETHODS: Using a statistically realistic seizure diary simulator, the impact of RTM on placebo response and trial efficacy was explored by varying eligibility criteria for a traditional treatment phase II/III RCT for drug-resistant epilepsy.\nRESULTS: When the baseline period was included in the eligibility criteria, increasingly larger fractions of RTM were observed (25%-47% vs. 23%-25%). Higher fractions of RTM corresponded with higher expected placebo responses (50% responder rate [RR50]: 2%-9% vs. 0%-8%) and lower statistical efficacy (RR50: 47%-67% vs. 47%-81%). The exclusion of baseline from eligibility criteria was shown to decrease the number of patients needed by roughly 30%.\nSIGNIFICANCE: The manipulation of eligibility criteria for RCTs has a predictable and important impact on RTM, and therefore on placebo response; the difference between drug and placebo was more easily detected. This in turn impacts trial efficacy and therefore cost. This study found dramatic improvements in efficacy and cost when baseline was not included in eligibility.","container-title":"Epilepsia","DOI":"10.1111/epi.17730","ISSN":"1528-1167","issue":"10","journalAbbreviation":"Epilepsia","language":"eng","page":"2635-2643","PMID":"37505116","PMCID":"PMC10592227","source":"PubMed","title":"Quantifying and controlling the impact of regression to the mean on randomized controlled trials in epilepsy","volume":"64","author":[{"family":"Goldenholz","given":"Daniel M."},{"family":"Goldenholz","given":"Eliana B."},{"family":"Kaptchuk","given":"Ted J."}],"issued":{"date-parts":[["2023",10]]}}}],"schema":"https://github.com/citation-style-language/schema/raw/master/csl-citation.json"} </w:instrText>
      </w:r>
      <w:r w:rsidR="00C73F7F">
        <w:fldChar w:fldCharType="separate"/>
      </w:r>
      <w:r w:rsidR="00C73F7F" w:rsidRPr="00C73F7F">
        <w:rPr>
          <w:rFonts w:eastAsiaTheme="minorEastAsia" w:cs="Times New Roman"/>
          <w:szCs w:val="24"/>
          <w:vertAlign w:val="superscript"/>
        </w:rPr>
        <w:t>4</w:t>
      </w:r>
      <w:r w:rsidR="00C73F7F">
        <w:fldChar w:fldCharType="end"/>
      </w:r>
      <w:r>
        <w:t>. Imperfect detection changes both. Lower sensitivity enriched the eligible cohort for unusually high measured baseline periods among people whose true long-term seizure frequency was lower, producing larger subsequent apparent improvement. FAR had a similar effect even when expected false alarms were subtracted, because false alarms could still alter daily and monthly eligibility behavior and trial selection.</w:t>
      </w:r>
    </w:p>
    <w:p w14:paraId="33E5A745" w14:textId="17E2B162" w:rsidR="00B716A0" w:rsidRDefault="00000000" w:rsidP="00C73F7F">
      <w:pPr>
        <w:jc w:val="both"/>
      </w:pPr>
      <w:r>
        <w:t>These findings extend prior RTM work in epilepsy RCTs.</w:t>
      </w:r>
      <w:r>
        <w:fldChar w:fldCharType="begin"/>
      </w:r>
      <w:r w:rsidR="00C73F7F">
        <w:instrText xml:space="preserve"> ADDIN ZOTERO_ITEM CSL_CITATION {"citationID":"cjy86KVeh","properties":{"formattedCitation":"\\super 4\\nosupersub{}","plainCitation":"4","noteIndex":0},"citationItems":[{"id":642,"uris":["http://zotero.org/users/1538114/items/DIR56C2D"],"itemData":{"id":642,"type":"article-journal","abstract":"OBJECTIVE: Randomized controlled trials (RCTs) in epilepsy for drug treatments are plagued by high costs. One potential remedy is to reduce placebo response via better control over regression to the mean (RTM). Here, RTM represents an initial observed seizure rate higher than the long-term average, which gradually settles closer to the average, resulting in apparent response to treatment. This study used simulation to clarify the relationship between eligibility criteria and RTM.\nMETHODS: Using a statistically realistic seizure diary simulator, the impact of RTM on placebo response and trial efficacy was explored by varying eligibility criteria for a traditional treatment phase II/III RCT for drug-resistant epilepsy.\nRESULTS: When the baseline period was included in the eligibility criteria, increasingly larger fractions of RTM were observed (25%-47% vs. 23%-25%). Higher fractions of RTM corresponded with higher expected placebo responses (50% responder rate [RR50]: 2%-9% vs. 0%-8%) and lower statistical efficacy (RR50: 47%-67% vs. 47%-81%). The exclusion of baseline from eligibility criteria was shown to decrease the number of patients needed by roughly 30%.\nSIGNIFICANCE: The manipulation of eligibility criteria for RCTs has a predictable and important impact on RTM, and therefore on placebo response; the difference between drug and placebo was more easily detected. This in turn impacts trial efficacy and therefore cost. This study found dramatic improvements in efficacy and cost when baseline was not included in eligibility.","container-title":"Epilepsia","DOI":"10.1111/epi.17730","ISSN":"1528-1167","issue":"10","journalAbbreviation":"Epilepsia","language":"eng","page":"2635-2643","PMID":"37505116","PMCID":"PMC10592227","source":"PubMed","title":"Quantifying and controlling the impact of regression to the mean on randomized controlled trials in epilepsy","volume":"64","author":[{"family":"Goldenholz","given":"Daniel M."},{"family":"Goldenholz","given":"Eliana B."},{"family":"Kaptchuk","given":"Ted J."}],"issued":{"date-parts":[["2023",10]]}}}],"schema":"https://github.com/citation-style-language/schema/raw/master/csl-citation.json"} </w:instrText>
      </w:r>
      <w:r>
        <w:fldChar w:fldCharType="separate"/>
      </w:r>
      <w:r w:rsidR="00C73F7F" w:rsidRPr="00C73F7F">
        <w:rPr>
          <w:rFonts w:eastAsiaTheme="minorEastAsia" w:cs="Times New Roman"/>
          <w:szCs w:val="24"/>
          <w:vertAlign w:val="superscript"/>
        </w:rPr>
        <w:t>4</w:t>
      </w:r>
      <w:r>
        <w:fldChar w:fldCharType="end"/>
      </w:r>
      <w:r>
        <w:t xml:space="preserve"> The earlier analysis showed that eligibility criteria can increase or decrease RTM and placebo response. The present analysis adds that the measurement system itself can alter the same pathway. If future trials use device-derived seizure counts, then two trials with identical biological treatment effects and identical eligibility rules could have different apparent placebo </w:t>
      </w:r>
      <w:r w:rsidR="00302798">
        <w:t>response</w:t>
      </w:r>
      <w:r>
        <w:t xml:space="preserve"> solely because the devices</w:t>
      </w:r>
      <w:r w:rsidR="00302798">
        <w:t xml:space="preserve"> or</w:t>
      </w:r>
      <w:r>
        <w:t xml:space="preserve"> algorithms differ.</w:t>
      </w:r>
      <w:r w:rsidR="009646DD">
        <w:t xml:space="preserve"> </w:t>
      </w:r>
    </w:p>
    <w:p w14:paraId="3438E017" w14:textId="21BFCBB7" w:rsidR="009646DD" w:rsidRDefault="009646DD" w:rsidP="00C73F7F">
      <w:pPr>
        <w:jc w:val="both"/>
      </w:pPr>
      <w:r>
        <w:t xml:space="preserve">A framework for understanding RTM </w:t>
      </w:r>
      <w:commentRangeStart w:id="32"/>
      <w:r>
        <w:t>suggested</w:t>
      </w:r>
      <w:commentRangeEnd w:id="32"/>
      <w:r w:rsidR="00656952">
        <w:rPr>
          <w:rStyle w:val="CommentReference"/>
          <w:sz w:val="24"/>
          <w:szCs w:val="22"/>
        </w:rPr>
        <w:commentReference w:id="32"/>
      </w:r>
      <w:r>
        <w:t xml:space="preserve"> two subtypes: RTM type 1, which represented temporary unusual circumstances (such as illness) which </w:t>
      </w:r>
      <w:del w:id="33" w:author="Goldenholz, Daniel M (HMFP - Neurology )" w:date="2026-05-29T09:33:00Z" w16du:dateUtc="2026-05-29T13:33:00Z">
        <w:r w:rsidDel="00656952">
          <w:delText>after removed</w:delText>
        </w:r>
      </w:del>
      <w:ins w:id="34" w:author="Goldenholz, Daniel M (HMFP - Neurology )" w:date="2026-05-29T09:33:00Z" w16du:dateUtc="2026-05-29T13:33:00Z">
        <w:r w:rsidR="00656952">
          <w:t xml:space="preserve">upon removal </w:t>
        </w:r>
      </w:ins>
      <w:r>
        <w:t xml:space="preserve"> result in return to the usual state, and RTM type 2, which represents the effect of natural variability always going back to the typical state</w:t>
      </w:r>
      <w:r>
        <w:fldChar w:fldCharType="begin"/>
      </w:r>
      <w:r w:rsidR="0022433C">
        <w:instrText xml:space="preserve"> ADDIN ZOTERO_ITEM CSL_CITATION {"citationID":"FwKzLYax","properties":{"unsorted":false,"formattedCitation":"\\super 8\\nosupersub{}","plainCitation":"8","noteIndex":0},"citationItems":[{"id":671,"uris":["http://zotero.org/users/1538114/items/UAL9HNIK"],"itemData":{"id":671,"type":"article-journal","abstract":"Epilepsy is a widespread neurologic illness with high morbidity. Further treatments are needed to limit ongoing injury. To demonstrate effectiveness of new treatments, randomized controlled trials comparing adjuvant treatment to placebo are used. Larger placebo response limits trial sensitivity to an effective drug. Placebo also influences many other aspects of epilepsy, including intracranial electroencephalography, nocebo, device treatments, among others. Recent advances in modeling suggest that a true placebo effect in epilepsy treatment trials is possibly nil and that placebo response may be due to natural fluctuation alone, although further studies are necessary.","container-title":"Neurologic Clinics","DOI":"10.1016/j.ncl.2025.08.010","ISSN":"1557-9875","issue":"1","journalAbbreviation":"Neurol Clin","language":"eng","page":"77-89","PMID":"41232998","PMCID":"PMC12983173","source":"PubMed","title":"Epilepsy and Placebo: A Literature Review","title-short":"Epilepsy and Placebo","volume":"44","author":[{"family":"Klodowski","given":"David A."},{"family":"Goldenholz","given":"Shira R."},{"family":"Goldenholz","given":"Daniel M."}],"issued":{"date-parts":[["2026",2]]}}}],"schema":"https://github.com/citation-style-language/schema/raw/master/csl-citation.json"} </w:instrText>
      </w:r>
      <w:r>
        <w:fldChar w:fldCharType="separate"/>
      </w:r>
      <w:r w:rsidR="0022433C" w:rsidRPr="0022433C">
        <w:rPr>
          <w:rFonts w:eastAsiaTheme="minorEastAsia" w:cs="Times New Roman"/>
          <w:szCs w:val="24"/>
          <w:vertAlign w:val="superscript"/>
        </w:rPr>
        <w:t>8</w:t>
      </w:r>
      <w:r>
        <w:fldChar w:fldCharType="end"/>
      </w:r>
      <w:r>
        <w:t>.  The framework can now be extended to include RTM type 3, which represents the impact of measurement noise on a system</w:t>
      </w:r>
      <w:r w:rsidR="00BA7AD3">
        <w:t xml:space="preserve"> (such as from seizure detectors)</w:t>
      </w:r>
      <w:r>
        <w:t>. Here, we show that RTM type 3 alone can increase placebo response when all other factors are held constant.</w:t>
      </w:r>
    </w:p>
    <w:p w14:paraId="0C4EDEFB" w14:textId="1AD06FD4" w:rsidR="00B716A0" w:rsidRDefault="00000000" w:rsidP="00C73F7F">
      <w:pPr>
        <w:jc w:val="both"/>
      </w:pPr>
      <w:r>
        <w:lastRenderedPageBreak/>
        <w:t xml:space="preserve">Objective </w:t>
      </w:r>
      <w:r w:rsidR="009646DD">
        <w:t xml:space="preserve">seizure </w:t>
      </w:r>
      <w:r>
        <w:t>detection could reduce under-reporting and may improve statistical power when more complete seizure counts are available.</w:t>
      </w:r>
      <w:r>
        <w:fldChar w:fldCharType="begin"/>
      </w:r>
      <w:r w:rsidR="00BA7AD3">
        <w:instrText xml:space="preserve"> ADDIN ZOTERO_ITEM CSL_CITATION {"citationID":"61lJIYbb","properties":{"unsorted":false,"formattedCitation":"\\super 3,16\\nosupersub{}","plainCitation":"3,16","noteIndex":0},"citationItems":[{"id":667,"uris":["http://zotero.org/users/1538114/items/7HDRQVE2"],"itemData":{"id":667,"type":"article-journal","abstract":"OBJECTIVE: Epilepsy management employs self-reported seizure diaries, despite evidence of seizure underreporting. Wearable and implantable seizure detection devices are now becoming more widely available. There are no clear guidelines about what levels of accuracy are sufficient. This study aimed to simulate clinical use cases and identify the necessary level of accuracy for each.\nMETHODS: Using a realistic seizure simulator (CHOCOLATES), a ground truth was produced, which was then sampled to generate signals from simulated seizure detectors of various capabilities. Five use cases were evaluated: (1) randomized clinical trials (RCTs), (2) medication adjustment in clinic, (3) injury prevention, (4) sudden unexpected death in epilepsy (SUDEP) prevention, and (5) treatment of seizure clusters. We considered sensitivity (0%-100%), false alarm rate (FAR; 0-2/day), and device type (external wearable vs. implant) in each scenario.\nRESULTS: The RCT case was efficient for a wide range of wearable parameters, though implantable devices were preferred. Lower accuracy wearables resulted in subtle changes in the distribution of patients enrolled in RCTs, and therefore higher sensitivity and lower FAR values were preferred. In the clinic case, a wide range of sensitivity, FAR, and device type yielded similar results. For injury prevention, SUDEP prevention, and seizure cluster treatment, each scenario required high sensitivity and yet was minimally influenced by FAR.\nSIGNIFICANCE: The choice of use case is paramount in determining acceptable accuracy levels for a wearable seizure detection device. We offer simulation results for determining and verifying utility for specific use case and specific wearable parameters.","container-title":"Epilepsia","DOI":"10.1111/epi.17917","ISSN":"1528-1167","issue":"4","journalAbbreviation":"Epilepsia","language":"eng","page":"1017-1028","PMID":"38366862","PMCID":"PMC11018505","source":"PubMed","title":"Minimum clinical utility standards for wearable seizure detectors: A simulation study","title-short":"Minimum clinical utility standards for wearable seizure detectors","volume":"65","author":[{"family":"Goldenholz","given":"Daniel M."},{"family":"Karoly","given":"Philippa J."},{"family":"Viana","given":"Pedro F."},{"family":"Nurse","given":"Ewan"},{"family":"Loddenkemper","given":"Tobias"},{"family":"Schulze-Bonhage","given":"Andreas"},{"family":"Vieluf","given":"Solveig"},{"family":"Bruno","given":"Elisa"},{"family":"Nasseri","given":"Mona"},{"family":"Richardson","given":"Mark P."},{"family":"Brinkmann","given":"Benjamin H."},{"family":"Westover","given":"M. Brandon"}],"issued":{"date-parts":[["2024",4]]}}},{"id":658,"uris":["http://zotero.org/users/1538114/items/QQJQYVX2"],"itemData":{"id":658,"type":"article-journal","abstract":"OBJECTIVE: It is currently unknown if knowledge of clinically silent (electrographic) seizures improves the statistical efficiency of clinical trials.\nMETHODS: Using data obtained from 10 patients with chronically implanted subdural electrodes over an average of 1 year, a Monte Carlo bootstrapping simulation study was performed to estimate the statistical power of running a clinical trial based on A) patient reported seizures with intracranial EEG (icEEG) confirmation, B) all patient reported events, or C) all icEEG confirmed seizures. A \"drug\" was modeled as having 10%, 20%, 30%, 40% and 50% efficacy in 1000 simulated trials each. Outcomes were represented as percentage of trials that achieved p&lt;0.05 using Fisher Exact test for 50%-responder rates (RR50), and Wilcoxon Rank Sum test for median percentage change (MPC).\nRESULTS: At each simulated drug strength, the MPC method showed higher power than RR50. As drug strength increased, statistical power increased. For all cases except RR50 with drug of 10% efficacy, using patient reported events (with or without icEEG confirmation) was not as statistically powerful as using all available intracranially confirmed seizures (p&lt;0.001).\nSIGNIFICANCE: This study demonstrated using simulation that additional accuracy in seizure detection using chronically implanted icEEG improves statistical power of clinical trials. Newer invasive and noninvasive seizure detection devices may have the potential to provide greater statistical efficiency, accelerate drug discovery and lower trial costs.","container-title":"Epilepsia Open","DOI":"10.1002/epi4.12038","ISSN":"2470-9239","issue":"2","journalAbbreviation":"Epilepsia Open","language":"eng","page":"156-161","PMID":"28758158","PMCID":"PMC5526639","source":"PubMed","title":"Simulating Clinical Trials With and Without Intracranial EEG Data","volume":"2","author":[{"family":"Goldenholz","given":"Daniel M."},{"family":"Tharayil","given":"Joseph J."},{"family":"Kuzniecky","given":"Rubin"},{"family":"Karoly","given":"Philippa"},{"family":"Theodore","given":"William H."},{"family":"Cook","given":"Mark J."}],"issued":{"date-parts":[["2017",6]]}}}],"schema":"https://github.com/citation-style-language/schema/raw/master/csl-citation.json"} </w:instrText>
      </w:r>
      <w:r>
        <w:fldChar w:fldCharType="separate"/>
      </w:r>
      <w:r w:rsidR="00BA7AD3" w:rsidRPr="00BA7AD3">
        <w:rPr>
          <w:rFonts w:eastAsiaTheme="minorEastAsia" w:cs="Times New Roman"/>
          <w:szCs w:val="24"/>
          <w:vertAlign w:val="superscript"/>
        </w:rPr>
        <w:t>3,16</w:t>
      </w:r>
      <w:r>
        <w:fldChar w:fldCharType="end"/>
      </w:r>
      <w:r>
        <w:t xml:space="preserve"> </w:t>
      </w:r>
      <w:r w:rsidR="00302798">
        <w:t>D</w:t>
      </w:r>
      <w:r>
        <w:t xml:space="preserve">evice operating characteristics should be incorporated into trial simulations before </w:t>
      </w:r>
      <w:r w:rsidR="00302798">
        <w:t xml:space="preserve">RCT </w:t>
      </w:r>
      <w:r>
        <w:t>design</w:t>
      </w:r>
      <w:r w:rsidR="00302798">
        <w:t>s are</w:t>
      </w:r>
      <w:r>
        <w:t xml:space="preserve"> finaliz</w:t>
      </w:r>
      <w:r w:rsidR="00302798">
        <w:t>ed</w:t>
      </w:r>
      <w:r>
        <w:t xml:space="preserve">. Sponsors and investigators should </w:t>
      </w:r>
      <w:commentRangeStart w:id="35"/>
      <w:r>
        <w:t>prespecify</w:t>
      </w:r>
      <w:commentRangeEnd w:id="35"/>
      <w:r w:rsidR="00656952">
        <w:rPr>
          <w:rStyle w:val="CommentReference"/>
          <w:sz w:val="24"/>
          <w:szCs w:val="22"/>
        </w:rPr>
        <w:commentReference w:id="35"/>
      </w:r>
      <w:r>
        <w:t xml:space="preserve"> how sensitivity, FAR, and FAR correction will enter eligibility, baseline counts, outcome counts, and missing-data rules. Device validation should also report performance in the seizure types and clinical settings that match the planned trial population.</w:t>
      </w:r>
      <w:r>
        <w:fldChar w:fldCharType="begin"/>
      </w:r>
      <w:r w:rsidR="00EF2082">
        <w:instrText xml:space="preserve"> ADDIN ZOTERO_ITEM CSL_CITATION {"citationID":"cPDQp8a1v","properties":{"formattedCitation":"\\super 1,2\\nosupersub{}","plainCitation":"1,2","noteIndex":0},"citationItems":[{"id":638,"uris":["http://zotero.org/users/1538114/items/2E3DNX5V"],"itemData":{"id":638,"type":"article-journal","abstract":"The objective of this clinical practice guideline (CPG) is to provide recommendations for healthcare personnel working with patients with epilepsy, on the use of wearable devices for automated seizure detection in patients with epilepsy, in outpatient, ambulatory settings. The Working Group of the International League Against Epilepsy and the International Federation of Clinical Neurophysiology developed the CPG according to the methodology proposed by the ILAE Epilepsy Guidelines Working Group. We reviewed the published evidence using The Preferred Reporting Items for Systematic Review and Meta-Analysis (PRISMA) statement and evaluated the evidence and formulated the recommendations following the Grading of Recommendations Assessment, Development and Evaluation (GRADE) system. We found high level of evidence for the accuracy of automated detection of generalized tonic-clonic seizures (GTCS) and focal-to-bilateral tonic-clonic seizures (FBTCS) and recommend use of wearable automated seizure detection devices for selected patients when accurate detection of GTCS and FBTCS is recommended as a clinical adjunct. We also found moderate level of evidence for seizure types without GTCs or FBTCs. However, it was uncertain whether the detected alarms resulted in meaningful clinical outcomes for the patients. We recommend using clinically validated devices for automated detection of GTCS and FBTCS, especially in unsupervised patients, where alarms can result in rapid intervention (weak/conditional recommendation). At present, we do not recommend clinical use of the currently available devices for other seizure types (weak/conditional recommendation). Further research and development are needed to improve the performance of automated seizure detection and to document their accuracy and clinical utility.","container-title":"Clinical Neurophysiology: Official Journal of the International Federation of Clinical Neurophysiology","DOI":"10.1016/j.clinph.2020.12.009","ISSN":"1872-8952","issue":"5","journalAbbreviation":"Clin Neurophysiol","language":"eng","page":"1173-1184","PMID":"33678577","source":"PubMed","title":"Automated seizure detection using wearable devices: A clinical practice guideline of the International League Against Epilepsy and the International Federation of Clinical Neurophysiology","title-short":"Automated seizure detection using wearable devices","volume":"132","author":[{"family":"Beniczky","given":"Sándor"},{"family":"Wiebe","given":"Samuel"},{"family":"Jeppesen","given":"Jesper"},{"family":"Tatum","given":"William O."},{"family":"Brazdil","given":"Milan"},{"family":"Wang","given":"Yuping"},{"family":"Herman","given":"Susan T."},{"family":"Ryvlin","given":"Philippe"}],"issued":{"date-parts":[["2021",5]]}}},{"id":640,"uris":["http://zotero.org/users/1538114/items/WGUAU7CR"],"itemData":{"id":640,"type":"article-journal","abstract":"OBJECTIVE: This study was undertaken to review the reported performance of noninvasive wearable devices in detecting epileptic seizures and psychogenic nonepileptic seizures (PNES).\nMETHODS: We conducted a systematic review and meta-analysis of studies reported up to November 15, 2021. We included studies that used video-electroencephalographic (EEG) monitoring as the gold standard to determine the sensitivity and false alarm rate (FAR) of noninvasive wearables for automated seizure detection.\nRESULTS: Twenty-eight studies met the criteria for the systematic review, of which 23 were eligible for meta-analysis. These studies (1269 patients in total, median recording time = 52.9 h per patient) investigated devices for tonic-clonic seizures using wrist-worn and/or ankle-worn devices to measure three-dimensional accelerometry (15 studies), and/or wearable surface devices to measure electromyography (eight studies). The mean sensitivity for detecting tonic-clonic seizures was .91 (95% confidence interval [CI] = .85-.96, I2  = 83.8%); sensitivity was similar between the wrist-worn (.93) and surface devices (.90). The overall FAR was 2.1/24 h (95% CI = 1.7-2.6, I2  = 99.7%); FAR was higher in wrist-worn (2.5/24 h) than in wearable surface devices (.96/24 h). Three of the 23 studies also detected PNES; the mean sensitivity and FAR from these studies were 62.9% and .79/24 h, respectively. Four studies detected both focal and tonic-clonic seizures, and one study detected focal seizures only; the sensitivities ranged from 31.1% to 93.1% in these studies.\nSIGNIFICANCE: Reported noninvasive wearable devices had high sensitivity but relatively high FARs in detecting tonic-clonic seizures during limited recording time in a video-EEG setting. Future studies should focus on reducing FAR, detection of other seizure types and PNES, and longer recording in the community.","container-title":"Epilepsia","DOI":"10.1111/epi.17297","ISSN":"1528-1167","issue":"8","journalAbbreviation":"Epilepsia","language":"eng","page":"1930-1941","PMID":"35545836","PMCID":"PMC9545631","source":"PubMed","title":"Automated seizure detection with noninvasive wearable devices: A systematic review and meta-analysis","title-short":"Automated seizure detection with noninvasive wearable devices","volume":"63","author":[{"family":"Naganur","given":"Vaidehi"},{"family":"Sivathamboo","given":"Shobi"},{"family":"Chen","given":"Zhibin"},{"family":"Kusmakar","given":"Shitanshu"},{"family":"Antonic-Baker","given":"Ana"},{"family":"O'Brien","given":"Terence J."},{"family":"Kwan","given":"Patrick"}],"issued":{"date-parts":[["2022",8]]}}}],"schema":"https://github.com/citation-style-language/schema/raw/master/csl-citation.json"} </w:instrText>
      </w:r>
      <w:r>
        <w:fldChar w:fldCharType="separate"/>
      </w:r>
      <w:r w:rsidR="00EF2082" w:rsidRPr="00EF2082">
        <w:rPr>
          <w:rFonts w:eastAsiaTheme="minorEastAsia" w:cs="Times New Roman"/>
          <w:szCs w:val="24"/>
          <w:vertAlign w:val="superscript"/>
        </w:rPr>
        <w:t>1,2</w:t>
      </w:r>
      <w:r>
        <w:fldChar w:fldCharType="end"/>
      </w:r>
    </w:p>
    <w:p w14:paraId="48CCFFA7" w14:textId="55E6AD1B" w:rsidR="00B716A0" w:rsidRDefault="00656952" w:rsidP="00C73F7F">
      <w:pPr>
        <w:jc w:val="both"/>
      </w:pPr>
      <w:ins w:id="36" w:author="Goldenholz, Daniel M (HMFP - Neurology )" w:date="2026-05-29T09:35:00Z" w16du:dateUtc="2026-05-29T13:35:00Z">
        <w:r>
          <w:t>The limitations of this study must be consid</w:t>
        </w:r>
      </w:ins>
      <w:ins w:id="37" w:author="Goldenholz, Daniel M (HMFP - Neurology )" w:date="2026-05-29T09:36:00Z" w16du:dateUtc="2026-05-29T13:36:00Z">
        <w:r>
          <w:t>ered as well</w:t>
        </w:r>
      </w:ins>
      <w:del w:id="38" w:author="Goldenholz, Daniel M (HMFP - Neurology )" w:date="2026-05-29T09:35:00Z" w16du:dateUtc="2026-05-29T13:35:00Z">
        <w:r w:rsidR="00000000" w:rsidDel="00656952">
          <w:delText>Several limitations matter</w:delText>
        </w:r>
      </w:del>
      <w:r w:rsidR="00000000">
        <w:t>. First, CHOCOLATES is a simulator</w:t>
      </w:r>
      <w:r w:rsidR="00302798">
        <w:t xml:space="preserve"> which comes with simplifications of real-world measurements</w:t>
      </w:r>
      <w:r w:rsidR="009646DD">
        <w:t>.</w:t>
      </w:r>
      <w:r w:rsidR="00000000">
        <w:fldChar w:fldCharType="begin"/>
      </w:r>
      <w:r w:rsidR="00BA7AD3">
        <w:instrText xml:space="preserve"> ADDIN ZOTERO_ITEM CSL_CITATION {"citationID":"c1jhvZZ5s","properties":{"formattedCitation":"\\super 12\\nosupersub{}","plainCitation":"12","noteIndex":0},"citationItems":[{"id":652,"uris":["http://zotero.org/users/1538114/items/4S99MZFF"],"itemData":{"id":652,"type":"article-journal","abstract":"OBJECTIVE: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model.\nMETHODS: Our approach, Cyclic Heterogeneous Overdispersed Clustered Open-source L-relationship Adjustable Temporally limited E-diary Simulator (CHOCOLATES) is based on a hierarchical model centered on a gamma Poisson generator with several modifiers. This model accounts for the aforementioned statistical properties. The model was validated by simulating 10 000 randomized clinical trials (RCTs) of medication to compare with 23 historical RCTs. Metrics of 50% responder rate (RR50) and median percent change (MPC) were evaluated. We also used CHOCOLATES as input to a seizure-forecasting tool to test the flexibility of the model. We examined the area under the receiver-operating characteristic (ROC) curve (AUC) for test data with and without cycles and clusters.\nRESULTS: The model recapitulated typical findings in 23 historical RCTs without the necessity of introducing an additional \"placebo effect.\" The model produced the following RR50 values: placebo: 17 ± 4%; drug 38 ± 5%; and the following MPC values: placebo: 13 ± 6%; drug 40 ± 4%. These values are similar to historical data: for RR50: placebo, 21 ± 10%, drug: 43 ± 13%; and for MPC: placebo: 17 ± 10%, drug: 41 ± 11%. The seizure forecasts achieved an AUC of 0.68 with cycles and clusters, whereas without them the AUC was 0.51.\nSIGNIFICANCE: CHOCOLATES represents the most realistic seizure occurrence simulator to date, based on observations from thousands of patients in different contexts. This tool is open source and flexible, and can be used for many applications, including clinical trial simulation and testing of seizure-forecasting tools.","container-title":"Epilepsia","DOI":"10.1111/epi.17471","ISSN":"1528-1167","issue":"2","journalAbbreviation":"Epilepsia","language":"eng","page":"396-405","PMID":"36401798","PMCID":"PMC9905290","source":"PubMed","title":"Flexible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rsidR="00000000">
        <w:fldChar w:fldCharType="separate"/>
      </w:r>
      <w:r w:rsidR="00BA7AD3" w:rsidRPr="00BA7AD3">
        <w:rPr>
          <w:rFonts w:eastAsiaTheme="minorEastAsia" w:cs="Times New Roman"/>
          <w:szCs w:val="24"/>
          <w:vertAlign w:val="superscript"/>
        </w:rPr>
        <w:t>12</w:t>
      </w:r>
      <w:r w:rsidR="00000000">
        <w:fldChar w:fldCharType="end"/>
      </w:r>
      <w:r w:rsidR="00000000">
        <w:t xml:space="preserve"> Second, sensitivity and FAR were modeled simply and uniformly across participants and time. Real detectors may have patient-specific performance, seizure-type-specific sensitivity, state dependence, clustering of false alarms, </w:t>
      </w:r>
      <w:del w:id="39" w:author="Goldenholz, Daniel M (HMFP - Neurology )" w:date="2026-05-29T09:37:00Z" w16du:dateUtc="2026-05-29T13:37:00Z">
        <w:r w:rsidR="00000000" w:rsidDel="00F84754">
          <w:delText xml:space="preserve">and </w:delText>
        </w:r>
      </w:del>
      <w:r w:rsidR="00000000">
        <w:t>periods of device non</w:t>
      </w:r>
      <w:ins w:id="40" w:author="Goldenholz, Daniel M (HMFP - Neurology )" w:date="2026-05-29T09:36:00Z" w16du:dateUtc="2026-05-29T13:36:00Z">
        <w:r w:rsidR="00F84754">
          <w:t>-</w:t>
        </w:r>
      </w:ins>
      <w:r w:rsidR="00000000">
        <w:t>wear</w:t>
      </w:r>
      <w:ins w:id="41" w:author="Goldenholz, Daniel M (HMFP - Neurology )" w:date="2026-05-29T09:37:00Z" w16du:dateUtc="2026-05-29T13:37:00Z">
        <w:r w:rsidR="00F84754">
          <w:t xml:space="preserve">, </w:t>
        </w:r>
      </w:ins>
      <w:del w:id="42" w:author="Goldenholz, Daniel M (HMFP - Neurology )" w:date="2026-05-29T09:37:00Z" w16du:dateUtc="2026-05-29T13:37:00Z">
        <w:r w:rsidR="00000000" w:rsidDel="00F84754">
          <w:delText xml:space="preserve"> </w:delText>
        </w:r>
      </w:del>
      <w:r w:rsidR="00000000">
        <w:t>or signal deficiency. Third, the FAR correction was idealized. In practice, false alarms may not be known at the individual-event level, and correction rules could affect eligibility and outcomes differently. Fourth, the confidence intervals in Figure 1 quantify uncertainty in the estimated median MPC from simulation, not the dispersion of patient-level responses.</w:t>
      </w:r>
    </w:p>
    <w:p w14:paraId="7B78738B" w14:textId="77777777" w:rsidR="00B716A0" w:rsidRDefault="00000000" w:rsidP="00C73F7F">
      <w:pPr>
        <w:jc w:val="both"/>
      </w:pPr>
      <w:r>
        <w:t xml:space="preserve">Seizure detection devices may make epilepsy trials more objective. They will also make trial statistics depend on </w:t>
      </w:r>
      <w:r w:rsidR="00302798">
        <w:t xml:space="preserve">detection </w:t>
      </w:r>
      <w:r>
        <w:t>algorithm performance</w:t>
      </w:r>
      <w:r w:rsidR="00302798">
        <w:t xml:space="preserve"> in a non-linear fashion</w:t>
      </w:r>
      <w:r>
        <w:t>. RTM and placebo response should therefore be evaluated jointly with sensitivity and FAR whenever device-derived seizure counts are used for epilepsy RCT eligibility or endpoints.</w:t>
      </w:r>
    </w:p>
    <w:p w14:paraId="56F59F72" w14:textId="77777777" w:rsidR="00B716A0" w:rsidRDefault="00000000" w:rsidP="00C73F7F">
      <w:pPr>
        <w:pStyle w:val="Heading1"/>
        <w:jc w:val="both"/>
      </w:pPr>
      <w:r>
        <w:t>Acknowledgments and funding</w:t>
      </w:r>
    </w:p>
    <w:p w14:paraId="27F2AD4F" w14:textId="77777777" w:rsidR="00B716A0" w:rsidRDefault="00000000" w:rsidP="00C73F7F">
      <w:pPr>
        <w:jc w:val="both"/>
      </w:pPr>
      <w:r>
        <w:t>Daniel M. Goldenholz (DMG) was funded by the National Institutes of Health (NIH) K23NS124656, 1R21NS142800 and the American Board of Psychiatry and Neurology (ABPN).</w:t>
      </w:r>
    </w:p>
    <w:p w14:paraId="23EF81D3" w14:textId="77777777" w:rsidR="00B716A0" w:rsidRDefault="00000000" w:rsidP="00C73F7F">
      <w:pPr>
        <w:pStyle w:val="Heading1"/>
        <w:jc w:val="both"/>
      </w:pPr>
      <w:r>
        <w:lastRenderedPageBreak/>
        <w:t>Disclosure of conflicts of interest</w:t>
      </w:r>
    </w:p>
    <w:p w14:paraId="36543220" w14:textId="77777777" w:rsidR="00B716A0" w:rsidRDefault="00000000" w:rsidP="00C73F7F">
      <w:pPr>
        <w:jc w:val="both"/>
      </w:pPr>
      <w:r>
        <w:t xml:space="preserve">DMG has been provided speaker fees from Harvard Medical School, the American Academy of Neurology, the American Epilepsy Society, the American Clinical Neurophysiology Society, the National Neurotrauma Society, AI in Epilepsy and Neurology, Florida Epilepsy Alliance, and the University of Texas at Austin. He also previously has been a paid consultant for Neuro Event Labs, IDR, LivaNova, Health Advances, Duke University, Bloom Insights, and Wiley. He has received grants from NIH, ABPN, Beth Israel Deaconess Medical Center, and the Lions Club. </w:t>
      </w:r>
      <w:r w:rsidRPr="00FE788B">
        <w:rPr>
          <w:highlight w:val="yellow"/>
        </w:rPr>
        <w:t>Rohan Bhansali and Brandon Westover have no conflicts of interest to disclose.</w:t>
      </w:r>
      <w:r>
        <w:t xml:space="preserve"> </w:t>
      </w:r>
    </w:p>
    <w:p w14:paraId="5713D17C" w14:textId="77777777" w:rsidR="00B716A0" w:rsidRDefault="00000000" w:rsidP="00C73F7F">
      <w:pPr>
        <w:pStyle w:val="Heading1"/>
        <w:jc w:val="both"/>
      </w:pPr>
      <w:r>
        <w:t>Ethical publication statement</w:t>
      </w:r>
    </w:p>
    <w:p w14:paraId="2E587669" w14:textId="77777777" w:rsidR="00B716A0" w:rsidRDefault="00000000" w:rsidP="00C73F7F">
      <w:pPr>
        <w:jc w:val="both"/>
      </w:pPr>
      <w:r>
        <w:t>We confirm that we have read the Journal's position on issues involved in ethical publication and affirm that this report is consistent with those guidelines.</w:t>
      </w:r>
    </w:p>
    <w:p w14:paraId="12C3775C" w14:textId="77777777" w:rsidR="00B716A0" w:rsidRDefault="00000000" w:rsidP="00C73F7F">
      <w:pPr>
        <w:pStyle w:val="Heading1"/>
        <w:jc w:val="both"/>
      </w:pPr>
      <w:r>
        <w:t>Data and code availability</w:t>
      </w:r>
    </w:p>
    <w:p w14:paraId="6FC6B665" w14:textId="77777777" w:rsidR="00B716A0" w:rsidRDefault="00FE788B" w:rsidP="00C73F7F">
      <w:pPr>
        <w:jc w:val="both"/>
      </w:pPr>
      <w:r>
        <w:t xml:space="preserve">The open source code is available here: </w:t>
      </w:r>
      <w:r w:rsidRPr="00FE788B">
        <w:t>https://github.com/GoldenholzLab/RTM3.git</w:t>
      </w:r>
      <w:r>
        <w:t>.</w:t>
      </w:r>
    </w:p>
    <w:p w14:paraId="355046D0" w14:textId="77777777" w:rsidR="00B716A0" w:rsidRDefault="00000000" w:rsidP="00C73F7F">
      <w:pPr>
        <w:pStyle w:val="Heading1"/>
        <w:jc w:val="both"/>
      </w:pPr>
      <w:r>
        <w:t>Author contributions</w:t>
      </w:r>
    </w:p>
    <w:p w14:paraId="63B978A5" w14:textId="77777777" w:rsidR="00B716A0" w:rsidRDefault="00000000" w:rsidP="00C73F7F">
      <w:pPr>
        <w:jc w:val="both"/>
      </w:pPr>
      <w:r>
        <w:t xml:space="preserve">Daniel M. Goldenholz conceived the analysis, wrote and revised analysis code, interpreted results, and drafted the manuscript. Rohan Bhansali contributed to interpretation and manuscript revision. Brandon Westover contributed to interpretation, simulation framing, and manuscript revision. </w:t>
      </w:r>
    </w:p>
    <w:p w14:paraId="5D563F09" w14:textId="77777777" w:rsidR="00B716A0" w:rsidRDefault="00000000" w:rsidP="00C73F7F">
      <w:pPr>
        <w:jc w:val="both"/>
      </w:pPr>
      <w:r>
        <w:br w:type="page"/>
      </w:r>
    </w:p>
    <w:p w14:paraId="50BD2817" w14:textId="77777777" w:rsidR="00B716A0" w:rsidRDefault="00000000" w:rsidP="00C73F7F">
      <w:pPr>
        <w:pStyle w:val="Heading1"/>
        <w:jc w:val="both"/>
      </w:pPr>
      <w:r>
        <w:lastRenderedPageBreak/>
        <w:t>References</w:t>
      </w:r>
    </w:p>
    <w:p w14:paraId="62A32598" w14:textId="77777777" w:rsidR="00BA7AD3" w:rsidRPr="00BA7AD3" w:rsidRDefault="00000000" w:rsidP="00BA7AD3">
      <w:pPr>
        <w:pStyle w:val="Bibliography"/>
        <w:rPr>
          <w:rFonts w:eastAsiaTheme="minorEastAsia" w:cs="Times New Roman"/>
          <w:szCs w:val="24"/>
        </w:rPr>
      </w:pPr>
      <w:r>
        <w:fldChar w:fldCharType="begin"/>
      </w:r>
      <w:r w:rsidR="00BA7AD3">
        <w:instrText xml:space="preserve"> ADDIN ZOTERO_BIBL {"uncited":[],"omitted":[],"custom":[]} CSL_BIBLIOGRAPHY </w:instrText>
      </w:r>
      <w:r>
        <w:fldChar w:fldCharType="separate"/>
      </w:r>
      <w:r w:rsidR="00BA7AD3" w:rsidRPr="00BA7AD3">
        <w:rPr>
          <w:rFonts w:eastAsiaTheme="minorEastAsia" w:cs="Times New Roman"/>
          <w:szCs w:val="24"/>
        </w:rPr>
        <w:t xml:space="preserve">1. </w:t>
      </w:r>
      <w:r w:rsidR="00BA7AD3" w:rsidRPr="00BA7AD3">
        <w:rPr>
          <w:rFonts w:eastAsiaTheme="minorEastAsia" w:cs="Times New Roman"/>
          <w:szCs w:val="24"/>
        </w:rPr>
        <w:tab/>
        <w:t xml:space="preserve">Beniczky S, Wiebe S, Jeppesen J, Tatum WO, Brazdil M, Wang Y, et al. Automated seizure detection using wearable devices: A clinical practice guideline of the International League Against Epilepsy and the International Federation of Clinical Neurophysiology. Clin Neurophysiol Off J Int Fed Clin Neurophysiol. 2021; 132(5):1173–84. </w:t>
      </w:r>
    </w:p>
    <w:p w14:paraId="27E6150F" w14:textId="77777777" w:rsidR="00BA7AD3" w:rsidRPr="00BA7AD3" w:rsidRDefault="00BA7AD3" w:rsidP="00BA7AD3">
      <w:pPr>
        <w:pStyle w:val="Bibliography"/>
        <w:rPr>
          <w:rFonts w:eastAsiaTheme="minorEastAsia" w:cs="Times New Roman"/>
          <w:szCs w:val="24"/>
        </w:rPr>
      </w:pPr>
      <w:r w:rsidRPr="00BA7AD3">
        <w:rPr>
          <w:rFonts w:eastAsiaTheme="minorEastAsia" w:cs="Times New Roman"/>
          <w:szCs w:val="24"/>
        </w:rPr>
        <w:t xml:space="preserve">2. </w:t>
      </w:r>
      <w:r w:rsidRPr="00BA7AD3">
        <w:rPr>
          <w:rFonts w:eastAsiaTheme="minorEastAsia" w:cs="Times New Roman"/>
          <w:szCs w:val="24"/>
        </w:rPr>
        <w:tab/>
        <w:t xml:space="preserve">Naganur V, Sivathamboo S, Chen Z, Kusmakar S, Antonic-Baker A, O’Brien TJ, et al. Automated seizure detection with noninvasive wearable devices: A systematic review and meta-analysis. Epilepsia. 2022; 63(8):1930–41. </w:t>
      </w:r>
    </w:p>
    <w:p w14:paraId="40C295F3" w14:textId="77777777" w:rsidR="00BA7AD3" w:rsidRPr="00BA7AD3" w:rsidRDefault="00BA7AD3" w:rsidP="00BA7AD3">
      <w:pPr>
        <w:pStyle w:val="Bibliography"/>
        <w:rPr>
          <w:rFonts w:eastAsiaTheme="minorEastAsia" w:cs="Times New Roman"/>
          <w:szCs w:val="24"/>
        </w:rPr>
      </w:pPr>
      <w:r w:rsidRPr="00BA7AD3">
        <w:rPr>
          <w:rFonts w:eastAsiaTheme="minorEastAsia" w:cs="Times New Roman"/>
          <w:szCs w:val="24"/>
        </w:rPr>
        <w:t xml:space="preserve">3. </w:t>
      </w:r>
      <w:r w:rsidRPr="00BA7AD3">
        <w:rPr>
          <w:rFonts w:eastAsiaTheme="minorEastAsia" w:cs="Times New Roman"/>
          <w:szCs w:val="24"/>
        </w:rPr>
        <w:tab/>
        <w:t xml:space="preserve">Goldenholz DM, Karoly PJ, Viana PF, Nurse E, Loddenkemper T, Schulze-Bonhage A, et al. Minimum clinical utility standards for wearable seizure detectors: A simulation study. Epilepsia. 2024; 65(4):1017–28. </w:t>
      </w:r>
    </w:p>
    <w:p w14:paraId="03FF5948" w14:textId="77777777" w:rsidR="00BA7AD3" w:rsidRPr="00BA7AD3" w:rsidRDefault="00BA7AD3" w:rsidP="00BA7AD3">
      <w:pPr>
        <w:pStyle w:val="Bibliography"/>
        <w:rPr>
          <w:rFonts w:eastAsiaTheme="minorEastAsia" w:cs="Times New Roman"/>
          <w:szCs w:val="24"/>
        </w:rPr>
      </w:pPr>
      <w:r w:rsidRPr="00BA7AD3">
        <w:rPr>
          <w:rFonts w:eastAsiaTheme="minorEastAsia" w:cs="Times New Roman"/>
          <w:szCs w:val="24"/>
        </w:rPr>
        <w:t xml:space="preserve">4. </w:t>
      </w:r>
      <w:r w:rsidRPr="00BA7AD3">
        <w:rPr>
          <w:rFonts w:eastAsiaTheme="minorEastAsia" w:cs="Times New Roman"/>
          <w:szCs w:val="24"/>
        </w:rPr>
        <w:tab/>
        <w:t xml:space="preserve">Goldenholz DM, Goldenholz EB, Kaptchuk TJ. Quantifying and controlling the impact of regression to the mean on randomized controlled trials in epilepsy. Epilepsia. 2023; 64(10):2635–43. </w:t>
      </w:r>
    </w:p>
    <w:p w14:paraId="7610D600" w14:textId="77777777" w:rsidR="00BA7AD3" w:rsidRPr="00BA7AD3" w:rsidRDefault="00BA7AD3" w:rsidP="00BA7AD3">
      <w:pPr>
        <w:pStyle w:val="Bibliography"/>
        <w:rPr>
          <w:rFonts w:eastAsiaTheme="minorEastAsia" w:cs="Times New Roman"/>
          <w:szCs w:val="24"/>
        </w:rPr>
      </w:pPr>
      <w:r w:rsidRPr="00BA7AD3">
        <w:rPr>
          <w:rFonts w:eastAsiaTheme="minorEastAsia" w:cs="Times New Roman"/>
          <w:szCs w:val="24"/>
        </w:rPr>
        <w:t xml:space="preserve">5. </w:t>
      </w:r>
      <w:r w:rsidRPr="00BA7AD3">
        <w:rPr>
          <w:rFonts w:eastAsiaTheme="minorEastAsia" w:cs="Times New Roman"/>
          <w:szCs w:val="24"/>
        </w:rPr>
        <w:tab/>
        <w:t xml:space="preserve">Goldenholz DM, Moss R, Scott J, Auh S, Theodore WH. Confusing placebo effect with natural history in epilepsy: A big data approach. Ann Neurol. 2015; 78(3):329–36. </w:t>
      </w:r>
    </w:p>
    <w:p w14:paraId="7EEEBCB3" w14:textId="77777777" w:rsidR="00BA7AD3" w:rsidRPr="00BA7AD3" w:rsidRDefault="00BA7AD3" w:rsidP="00BA7AD3">
      <w:pPr>
        <w:pStyle w:val="Bibliography"/>
        <w:rPr>
          <w:rFonts w:eastAsiaTheme="minorEastAsia" w:cs="Times New Roman"/>
          <w:szCs w:val="24"/>
        </w:rPr>
      </w:pPr>
      <w:r w:rsidRPr="00BA7AD3">
        <w:rPr>
          <w:rFonts w:eastAsiaTheme="minorEastAsia" w:cs="Times New Roman"/>
          <w:szCs w:val="24"/>
        </w:rPr>
        <w:t xml:space="preserve">6. </w:t>
      </w:r>
      <w:r w:rsidRPr="00BA7AD3">
        <w:rPr>
          <w:rFonts w:eastAsiaTheme="minorEastAsia" w:cs="Times New Roman"/>
          <w:szCs w:val="24"/>
        </w:rPr>
        <w:tab/>
        <w:t xml:space="preserve">Goldenholz DM, Strashny A, Cook M, Moss R, Theodore WH. A multi-dataset time-reversal approach to clinical trial placebo response and the relationship to natural variability in epilepsy. Seizure. 2017; 53:31–6. </w:t>
      </w:r>
    </w:p>
    <w:p w14:paraId="27CA253A" w14:textId="77777777" w:rsidR="00BA7AD3" w:rsidRPr="00BA7AD3" w:rsidRDefault="00BA7AD3" w:rsidP="00BA7AD3">
      <w:pPr>
        <w:pStyle w:val="Bibliography"/>
        <w:rPr>
          <w:rFonts w:eastAsiaTheme="minorEastAsia" w:cs="Times New Roman"/>
          <w:szCs w:val="24"/>
        </w:rPr>
      </w:pPr>
      <w:r w:rsidRPr="00BA7AD3">
        <w:rPr>
          <w:rFonts w:eastAsiaTheme="minorEastAsia" w:cs="Times New Roman"/>
          <w:szCs w:val="24"/>
        </w:rPr>
        <w:t xml:space="preserve">7. </w:t>
      </w:r>
      <w:r w:rsidRPr="00BA7AD3">
        <w:rPr>
          <w:rFonts w:eastAsiaTheme="minorEastAsia" w:cs="Times New Roman"/>
          <w:szCs w:val="24"/>
        </w:rPr>
        <w:tab/>
        <w:t xml:space="preserve">Romero J, Larimer P, Chang B, Goldenholz SR, Goldenholz DM. Natural variability in seizure frequency: Implications for trials and placebo. Epilepsy Res. 2020; 162:106306. </w:t>
      </w:r>
    </w:p>
    <w:p w14:paraId="1102E1D6" w14:textId="77777777" w:rsidR="00BA7AD3" w:rsidRPr="00BA7AD3" w:rsidRDefault="00BA7AD3" w:rsidP="00BA7AD3">
      <w:pPr>
        <w:pStyle w:val="Bibliography"/>
        <w:rPr>
          <w:rFonts w:eastAsiaTheme="minorEastAsia" w:cs="Times New Roman"/>
          <w:szCs w:val="24"/>
        </w:rPr>
      </w:pPr>
      <w:r w:rsidRPr="00BA7AD3">
        <w:rPr>
          <w:rFonts w:eastAsiaTheme="minorEastAsia" w:cs="Times New Roman"/>
          <w:szCs w:val="24"/>
        </w:rPr>
        <w:t xml:space="preserve">8. </w:t>
      </w:r>
      <w:r w:rsidRPr="00BA7AD3">
        <w:rPr>
          <w:rFonts w:eastAsiaTheme="minorEastAsia" w:cs="Times New Roman"/>
          <w:szCs w:val="24"/>
        </w:rPr>
        <w:tab/>
        <w:t xml:space="preserve">Klodowski DA, Goldenholz SR, Goldenholz DM. Epilepsy and Placebo: A Literature Review. Neurol Clin. 2026; 44(1):77–89. </w:t>
      </w:r>
    </w:p>
    <w:p w14:paraId="369E9853" w14:textId="77777777" w:rsidR="00BA7AD3" w:rsidRPr="00BA7AD3" w:rsidRDefault="00BA7AD3" w:rsidP="00BA7AD3">
      <w:pPr>
        <w:pStyle w:val="Bibliography"/>
        <w:rPr>
          <w:rFonts w:eastAsiaTheme="minorEastAsia" w:cs="Times New Roman"/>
          <w:szCs w:val="24"/>
        </w:rPr>
      </w:pPr>
      <w:r w:rsidRPr="00BA7AD3">
        <w:rPr>
          <w:rFonts w:eastAsiaTheme="minorEastAsia" w:cs="Times New Roman"/>
          <w:szCs w:val="24"/>
        </w:rPr>
        <w:t xml:space="preserve">9. </w:t>
      </w:r>
      <w:r w:rsidRPr="00BA7AD3">
        <w:rPr>
          <w:rFonts w:eastAsiaTheme="minorEastAsia" w:cs="Times New Roman"/>
          <w:szCs w:val="24"/>
        </w:rPr>
        <w:tab/>
        <w:t xml:space="preserve">Zaccara G, Giovannelli F, Schmidt D. Placebo and nocebo responses in drug trials of epilepsy. Epilepsy Behav. 2015; 43:128–34. </w:t>
      </w:r>
    </w:p>
    <w:p w14:paraId="7D4669DC" w14:textId="77777777" w:rsidR="00BA7AD3" w:rsidRPr="00BA7AD3" w:rsidRDefault="00BA7AD3" w:rsidP="00BA7AD3">
      <w:pPr>
        <w:pStyle w:val="Bibliography"/>
        <w:rPr>
          <w:rFonts w:eastAsiaTheme="minorEastAsia" w:cs="Times New Roman"/>
          <w:szCs w:val="24"/>
        </w:rPr>
      </w:pPr>
      <w:r w:rsidRPr="00BA7AD3">
        <w:rPr>
          <w:rFonts w:eastAsiaTheme="minorEastAsia" w:cs="Times New Roman"/>
          <w:szCs w:val="24"/>
        </w:rPr>
        <w:t xml:space="preserve">10. </w:t>
      </w:r>
      <w:r w:rsidRPr="00BA7AD3">
        <w:rPr>
          <w:rFonts w:eastAsiaTheme="minorEastAsia" w:cs="Times New Roman"/>
          <w:szCs w:val="24"/>
        </w:rPr>
        <w:tab/>
        <w:t xml:space="preserve">Rheims S, Perucca E, Cucherat M, Ryvlin P. Factors determining response to antiepileptic drugs in randomized controlled trials. A systematic review and meta-analysis. Epilepsia. 2011; 52(2):219–33. </w:t>
      </w:r>
    </w:p>
    <w:p w14:paraId="11582897" w14:textId="77777777" w:rsidR="00BA7AD3" w:rsidRPr="00BA7AD3" w:rsidRDefault="00BA7AD3" w:rsidP="00BA7AD3">
      <w:pPr>
        <w:pStyle w:val="Bibliography"/>
        <w:rPr>
          <w:rFonts w:eastAsiaTheme="minorEastAsia" w:cs="Times New Roman"/>
          <w:szCs w:val="24"/>
        </w:rPr>
      </w:pPr>
      <w:r w:rsidRPr="00BA7AD3">
        <w:rPr>
          <w:rFonts w:eastAsiaTheme="minorEastAsia" w:cs="Times New Roman"/>
          <w:szCs w:val="24"/>
        </w:rPr>
        <w:t xml:space="preserve">11. </w:t>
      </w:r>
      <w:r w:rsidRPr="00BA7AD3">
        <w:rPr>
          <w:rFonts w:eastAsiaTheme="minorEastAsia" w:cs="Times New Roman"/>
          <w:szCs w:val="24"/>
        </w:rPr>
        <w:tab/>
        <w:t xml:space="preserve">McDonald CJ, Mazzuca SA, McCabe GP. How much of the placebo “effect” is really statistical regression? Stat Med. 1983; 2(4):417–27. </w:t>
      </w:r>
    </w:p>
    <w:p w14:paraId="7E19F282" w14:textId="77777777" w:rsidR="00BA7AD3" w:rsidRPr="00BA7AD3" w:rsidRDefault="00BA7AD3" w:rsidP="00BA7AD3">
      <w:pPr>
        <w:pStyle w:val="Bibliography"/>
        <w:rPr>
          <w:rFonts w:eastAsiaTheme="minorEastAsia" w:cs="Times New Roman"/>
          <w:szCs w:val="24"/>
        </w:rPr>
      </w:pPr>
      <w:r w:rsidRPr="00BA7AD3">
        <w:rPr>
          <w:rFonts w:eastAsiaTheme="minorEastAsia" w:cs="Times New Roman"/>
          <w:szCs w:val="24"/>
        </w:rPr>
        <w:t xml:space="preserve">12. </w:t>
      </w:r>
      <w:r w:rsidRPr="00BA7AD3">
        <w:rPr>
          <w:rFonts w:eastAsiaTheme="minorEastAsia" w:cs="Times New Roman"/>
          <w:szCs w:val="24"/>
        </w:rPr>
        <w:tab/>
        <w:t xml:space="preserve">Goldenholz DM, Westover MB. Flexible realistic simulation of seizure occurrence recapitulating statistical properties of seizure diaries. Epilepsia. 2023; 64(2):396–405. </w:t>
      </w:r>
    </w:p>
    <w:p w14:paraId="44795445" w14:textId="77777777" w:rsidR="00BA7AD3" w:rsidRPr="00BA7AD3" w:rsidRDefault="00BA7AD3" w:rsidP="00BA7AD3">
      <w:pPr>
        <w:pStyle w:val="Bibliography"/>
        <w:rPr>
          <w:rFonts w:eastAsiaTheme="minorEastAsia" w:cs="Times New Roman"/>
          <w:szCs w:val="24"/>
        </w:rPr>
      </w:pPr>
      <w:r w:rsidRPr="00BA7AD3">
        <w:rPr>
          <w:rFonts w:eastAsiaTheme="minorEastAsia" w:cs="Times New Roman"/>
          <w:szCs w:val="24"/>
        </w:rPr>
        <w:t xml:space="preserve">13. </w:t>
      </w:r>
      <w:r w:rsidRPr="00BA7AD3">
        <w:rPr>
          <w:rFonts w:eastAsiaTheme="minorEastAsia" w:cs="Times New Roman"/>
          <w:szCs w:val="24"/>
        </w:rPr>
        <w:tab/>
        <w:t xml:space="preserve">Morton V, Torgerson DJ. Regression to the mean: treatment effect without the intervention. J Eval Clin Pract. 2005; 11(1):59–65. </w:t>
      </w:r>
    </w:p>
    <w:p w14:paraId="7DA2BC3F" w14:textId="77777777" w:rsidR="00BA7AD3" w:rsidRPr="00BA7AD3" w:rsidRDefault="00BA7AD3" w:rsidP="00BA7AD3">
      <w:pPr>
        <w:pStyle w:val="Bibliography"/>
        <w:rPr>
          <w:rFonts w:eastAsiaTheme="minorEastAsia" w:cs="Times New Roman"/>
          <w:szCs w:val="24"/>
        </w:rPr>
      </w:pPr>
      <w:r w:rsidRPr="00BA7AD3">
        <w:rPr>
          <w:rFonts w:eastAsiaTheme="minorEastAsia" w:cs="Times New Roman"/>
          <w:szCs w:val="24"/>
        </w:rPr>
        <w:lastRenderedPageBreak/>
        <w:t xml:space="preserve">14. </w:t>
      </w:r>
      <w:r w:rsidRPr="00BA7AD3">
        <w:rPr>
          <w:rFonts w:eastAsiaTheme="minorEastAsia" w:cs="Times New Roman"/>
          <w:szCs w:val="24"/>
        </w:rPr>
        <w:tab/>
        <w:t xml:space="preserve">Chung SS, French JA, Kowalski J, Krauss GL, Lee SK, Maciejowski M, et al. Randomized phase 2 study of adjunctive cenobamate in patients with uncontrolled focal seizures. Neurology. 2020; 94(22):e2311–22. </w:t>
      </w:r>
    </w:p>
    <w:p w14:paraId="671CAD47" w14:textId="77777777" w:rsidR="00BA7AD3" w:rsidRPr="00BA7AD3" w:rsidRDefault="00BA7AD3" w:rsidP="00BA7AD3">
      <w:pPr>
        <w:pStyle w:val="Bibliography"/>
        <w:rPr>
          <w:rFonts w:eastAsiaTheme="minorEastAsia" w:cs="Times New Roman"/>
          <w:szCs w:val="24"/>
        </w:rPr>
      </w:pPr>
      <w:r w:rsidRPr="00BA7AD3">
        <w:rPr>
          <w:rFonts w:eastAsiaTheme="minorEastAsia" w:cs="Times New Roman"/>
          <w:szCs w:val="24"/>
        </w:rPr>
        <w:t xml:space="preserve">15. </w:t>
      </w:r>
      <w:r w:rsidRPr="00BA7AD3">
        <w:rPr>
          <w:rFonts w:eastAsiaTheme="minorEastAsia" w:cs="Times New Roman"/>
          <w:szCs w:val="24"/>
        </w:rPr>
        <w:tab/>
        <w:t xml:space="preserve">Krauss GL, Klein P, Brandt C, Lee SK, Milanov I, Milovanovic M, et al. Safety and efficacy of adjunctive cenobamate (YKP3089) in patients with uncontrolled focal seizures: a multicentre, double-blind, randomised, placebo-controlled, dose-response trial. Lancet Neurol. 2020; 19(1):38–48. </w:t>
      </w:r>
    </w:p>
    <w:p w14:paraId="52306850" w14:textId="77777777" w:rsidR="00BA7AD3" w:rsidRPr="00BA7AD3" w:rsidRDefault="00BA7AD3" w:rsidP="00BA7AD3">
      <w:pPr>
        <w:pStyle w:val="Bibliography"/>
        <w:rPr>
          <w:rFonts w:eastAsiaTheme="minorEastAsia" w:cs="Times New Roman"/>
          <w:szCs w:val="24"/>
        </w:rPr>
      </w:pPr>
      <w:r w:rsidRPr="00BA7AD3">
        <w:rPr>
          <w:rFonts w:eastAsiaTheme="minorEastAsia" w:cs="Times New Roman"/>
          <w:szCs w:val="24"/>
        </w:rPr>
        <w:t xml:space="preserve">16. </w:t>
      </w:r>
      <w:r w:rsidRPr="00BA7AD3">
        <w:rPr>
          <w:rFonts w:eastAsiaTheme="minorEastAsia" w:cs="Times New Roman"/>
          <w:szCs w:val="24"/>
        </w:rPr>
        <w:tab/>
        <w:t xml:space="preserve">Goldenholz DM, Tharayil JJ, Kuzniecky R, Karoly P, Theodore WH, Cook MJ. Simulating Clinical Trials With and Without Intracranial EEG Data. Epilepsia Open. 2017; 2(2):156–61. </w:t>
      </w:r>
    </w:p>
    <w:p w14:paraId="03B7E2CF" w14:textId="1EC035AA" w:rsidR="004661FD" w:rsidRDefault="00000000" w:rsidP="00BA7AD3">
      <w:pPr>
        <w:pStyle w:val="Bibliography"/>
      </w:pPr>
      <w:r>
        <w:fldChar w:fldCharType="end"/>
      </w:r>
    </w:p>
    <w:p w14:paraId="4ED78C94" w14:textId="77777777" w:rsidR="004661FD" w:rsidRDefault="004661FD">
      <w:pPr>
        <w:spacing w:after="200" w:line="276" w:lineRule="auto"/>
      </w:pPr>
      <w:r>
        <w:br w:type="page"/>
      </w:r>
    </w:p>
    <w:p w14:paraId="44B2E9CD" w14:textId="77777777" w:rsidR="00D22A82" w:rsidRDefault="00D22A82" w:rsidP="00BA7AD3">
      <w:pPr>
        <w:pStyle w:val="Bibliography"/>
      </w:pPr>
    </w:p>
    <w:p w14:paraId="4084DA9E" w14:textId="77777777" w:rsidR="00B3145F" w:rsidRDefault="00B3145F" w:rsidP="00C73F7F">
      <w:pPr>
        <w:jc w:val="both"/>
      </w:pPr>
      <w:r w:rsidRPr="00B3145F">
        <w:rPr>
          <w:b/>
          <w:noProof/>
        </w:rPr>
        <w:drawing>
          <wp:inline distT="0" distB="0" distL="0" distR="0" wp14:anchorId="1254515C" wp14:editId="16A2638A">
            <wp:extent cx="5943600" cy="4245610"/>
            <wp:effectExtent l="0" t="0" r="0" b="0"/>
            <wp:docPr id="1468206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06378" name=""/>
                    <pic:cNvPicPr/>
                  </pic:nvPicPr>
                  <pic:blipFill>
                    <a:blip r:embed="rId12"/>
                    <a:stretch>
                      <a:fillRect/>
                    </a:stretch>
                  </pic:blipFill>
                  <pic:spPr>
                    <a:xfrm>
                      <a:off x="0" y="0"/>
                      <a:ext cx="5943600" cy="4245610"/>
                    </a:xfrm>
                    <a:prstGeom prst="rect">
                      <a:avLst/>
                    </a:prstGeom>
                  </pic:spPr>
                </pic:pic>
              </a:graphicData>
            </a:graphic>
          </wp:inline>
        </w:drawing>
      </w:r>
      <w:r>
        <w:rPr>
          <w:b/>
        </w:rPr>
        <w:t>Figure 1. Device sensitivity, false alarm rate (FAR), regression to the mean (RTM), and placebo median percentage change</w:t>
      </w:r>
      <w:r w:rsidR="00FE788B">
        <w:rPr>
          <w:b/>
        </w:rPr>
        <w:t xml:space="preserve"> (MPC)</w:t>
      </w:r>
      <w:r>
        <w:rPr>
          <w:b/>
        </w:rPr>
        <w:t>.</w:t>
      </w:r>
      <w:r>
        <w:t xml:space="preserve"> Simulations used 100,000 potential participants per condition and baseline-only eligibility. Panels A and C vary sensitivity with FAR fixed at 0 alarms/day. Panels B and D vary FAR with sensitivity fixed at 100%, with expected false alarms subtracted. RTM, regression to the mean; FAR, false alarm rate; MPC, median percentage change. Error bars show 95% confidence intervals for the estimated median MPC.</w:t>
      </w:r>
    </w:p>
    <w:p w14:paraId="43C3BAD0" w14:textId="77777777" w:rsidR="00B3145F" w:rsidRDefault="00B3145F" w:rsidP="00C73F7F">
      <w:pPr>
        <w:spacing w:after="200" w:line="276" w:lineRule="auto"/>
        <w:jc w:val="both"/>
      </w:pPr>
      <w:r>
        <w:br w:type="page"/>
      </w:r>
    </w:p>
    <w:p w14:paraId="46E2881E" w14:textId="631C5345" w:rsidR="00B716A0" w:rsidRDefault="004661FD" w:rsidP="00C73F7F">
      <w:pPr>
        <w:jc w:val="both"/>
      </w:pPr>
      <w:r w:rsidRPr="004661FD">
        <w:rPr>
          <w:noProof/>
        </w:rPr>
        <w:lastRenderedPageBreak/>
        <w:drawing>
          <wp:inline distT="0" distB="0" distL="0" distR="0" wp14:anchorId="50B377E6" wp14:editId="32344FD6">
            <wp:extent cx="5943600" cy="3711575"/>
            <wp:effectExtent l="0" t="0" r="0" b="0"/>
            <wp:docPr id="426025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025965" name=""/>
                    <pic:cNvPicPr/>
                  </pic:nvPicPr>
                  <pic:blipFill>
                    <a:blip r:embed="rId13"/>
                    <a:stretch>
                      <a:fillRect/>
                    </a:stretch>
                  </pic:blipFill>
                  <pic:spPr>
                    <a:xfrm>
                      <a:off x="0" y="0"/>
                      <a:ext cx="5943600" cy="3711575"/>
                    </a:xfrm>
                    <a:prstGeom prst="rect">
                      <a:avLst/>
                    </a:prstGeom>
                  </pic:spPr>
                </pic:pic>
              </a:graphicData>
            </a:graphic>
          </wp:inline>
        </w:drawing>
      </w:r>
    </w:p>
    <w:p w14:paraId="7B8CB678" w14:textId="77777777" w:rsidR="00B716A0" w:rsidRDefault="00000000" w:rsidP="00C73F7F">
      <w:pPr>
        <w:jc w:val="both"/>
      </w:pPr>
      <w:r>
        <w:rPr>
          <w:b/>
        </w:rPr>
        <w:t>Figure 2. Conceptual mechanism linking detector error to apparent placebo response.</w:t>
      </w:r>
      <w:r>
        <w:t xml:space="preserve"> Lower sensitivity and higher </w:t>
      </w:r>
      <w:r w:rsidR="00B3145F">
        <w:t>false alarm rate (</w:t>
      </w:r>
      <w:r>
        <w:t>FAR</w:t>
      </w:r>
      <w:r w:rsidR="00B3145F">
        <w:t>)</w:t>
      </w:r>
      <w:r>
        <w:t xml:space="preserve"> change the measured seizure-count series used for trial eligibility and baseline comparison. Because eligibility selects higher measured baseline seizure counts, detector error can enrich for participants whose later measured counts regress toward their long-term seizure frequency, increasing apparent placebo response.</w:t>
      </w:r>
    </w:p>
    <w:sectPr w:rsidR="00B716A0" w:rsidSect="00034616">
      <w:headerReference w:type="default" r:id="rId1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Goldenholz, Daniel M (HMFP - Neurology )" w:date="2026-05-29T08:43:00Z" w:initials="GDM(N)">
    <w:p w14:paraId="29422291" w14:textId="77777777" w:rsidR="00D22D92" w:rsidRDefault="00D22D92" w:rsidP="00D22D92">
      <w:r>
        <w:rPr>
          <w:rStyle w:val="CommentReference"/>
        </w:rPr>
        <w:annotationRef/>
      </w:r>
      <w:r>
        <w:rPr>
          <w:sz w:val="20"/>
          <w:szCs w:val="20"/>
        </w:rPr>
        <w:t>why isn't "expected" FAR quantified?</w:t>
      </w:r>
    </w:p>
    <w:p w14:paraId="20B4DBE7" w14:textId="77777777" w:rsidR="00D22D92" w:rsidRDefault="00D22D92" w:rsidP="00D22D92"/>
  </w:comment>
  <w:comment w:id="3" w:author="Goldenholz, Daniel M (HMFP - Neurology )" w:date="2026-05-29T08:45:00Z" w:initials="GDM(N)">
    <w:p w14:paraId="0C0F2F5F" w14:textId="77777777" w:rsidR="00D22D92" w:rsidRDefault="00D22D92" w:rsidP="00D22D92">
      <w:r>
        <w:rPr>
          <w:rStyle w:val="CommentReference"/>
        </w:rPr>
        <w:annotationRef/>
      </w:r>
      <w:r>
        <w:rPr>
          <w:sz w:val="20"/>
          <w:szCs w:val="20"/>
        </w:rPr>
        <w:t>Either remove this or expand on "expected from"...eg expected from what?</w:t>
      </w:r>
    </w:p>
  </w:comment>
  <w:comment w:id="18" w:author="Goldenholz, Daniel M (HMFP - Neurology )" w:date="2026-05-29T08:52:00Z" w:initials="GDM(N)">
    <w:p w14:paraId="405E689E" w14:textId="77777777" w:rsidR="00650D29" w:rsidRDefault="00650D29" w:rsidP="00650D29">
      <w:r>
        <w:rPr>
          <w:rStyle w:val="CommentReference"/>
        </w:rPr>
        <w:annotationRef/>
      </w:r>
      <w:r>
        <w:rPr>
          <w:sz w:val="20"/>
          <w:szCs w:val="20"/>
        </w:rPr>
        <w:t>Should this be in quotation marks or is this expression well known? Regardless, perhaps expand on this idea briefly--eg what is meant by the idea of a noisy frequency?</w:t>
      </w:r>
    </w:p>
  </w:comment>
  <w:comment w:id="26" w:author="Goldenholz, Daniel M (HMFP - Neurology )" w:date="2026-05-29T09:17:00Z" w:initials="GDM(N)">
    <w:p w14:paraId="332906D3" w14:textId="77777777" w:rsidR="00870E38" w:rsidRDefault="00870E38" w:rsidP="00870E38">
      <w:r>
        <w:rPr>
          <w:rStyle w:val="CommentReference"/>
        </w:rPr>
        <w:annotationRef/>
      </w:r>
      <w:r>
        <w:rPr>
          <w:sz w:val="20"/>
          <w:szCs w:val="20"/>
        </w:rPr>
        <w:t>This reads very abruptly. Can you add in some kind of transition sentence? It's just a bit jarring.</w:t>
      </w:r>
    </w:p>
  </w:comment>
  <w:comment w:id="27" w:author="Goldenholz, Daniel M (HMFP - Neurology )" w:date="2026-05-29T09:19:00Z" w:initials="GDM(N)">
    <w:p w14:paraId="36E7F073" w14:textId="77777777" w:rsidR="00870E38" w:rsidRDefault="00870E38" w:rsidP="00870E38">
      <w:r>
        <w:rPr>
          <w:rStyle w:val="CommentReference"/>
        </w:rPr>
        <w:annotationRef/>
      </w:r>
      <w:r>
        <w:rPr>
          <w:sz w:val="20"/>
          <w:szCs w:val="20"/>
        </w:rPr>
        <w:t>This should be capitalized, no?</w:t>
      </w:r>
    </w:p>
  </w:comment>
  <w:comment w:id="32" w:author="Goldenholz, Daniel M (HMFP - Neurology )" w:date="2026-05-29T09:33:00Z" w:initials="GDM(N)">
    <w:p w14:paraId="2F482F29" w14:textId="77777777" w:rsidR="00656952" w:rsidRDefault="00656952" w:rsidP="00656952">
      <w:r>
        <w:rPr>
          <w:rStyle w:val="CommentReference"/>
        </w:rPr>
        <w:annotationRef/>
      </w:r>
      <w:r>
        <w:rPr>
          <w:sz w:val="20"/>
          <w:szCs w:val="20"/>
        </w:rPr>
        <w:t>The sudden switch to past tense is a bit confusing. In reading further, the implication seems to be that up till now, there have been two subtypes of RTM (1 and 2) and that the present study suggests the introduction of a third subtype (RTM type 3). If so, this section should be phrased differently, e.g. "The framework for understanding RTM has historically suggested two subtypes...the results of this study indicate that the framework should be extended to include RTM type 3..."</w:t>
      </w:r>
    </w:p>
  </w:comment>
  <w:comment w:id="35" w:author="Goldenholz, Daniel M (HMFP - Neurology )" w:date="2026-05-29T09:34:00Z" w:initials="GDM(N)">
    <w:p w14:paraId="3B6BCA7C" w14:textId="77777777" w:rsidR="00656952" w:rsidRDefault="00656952" w:rsidP="00656952">
      <w:r>
        <w:rPr>
          <w:rStyle w:val="CommentReference"/>
        </w:rPr>
        <w:annotationRef/>
      </w:r>
      <w:r>
        <w:rPr>
          <w:sz w:val="20"/>
          <w:szCs w:val="20"/>
        </w:rPr>
        <w:t>find a different word or say specify ahead of time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B4DBE7" w15:done="0"/>
  <w15:commentEx w15:paraId="0C0F2F5F" w15:done="0"/>
  <w15:commentEx w15:paraId="405E689E" w15:done="0"/>
  <w15:commentEx w15:paraId="332906D3" w15:done="0"/>
  <w15:commentEx w15:paraId="36E7F073" w15:done="0"/>
  <w15:commentEx w15:paraId="2F482F29" w15:done="0"/>
  <w15:commentEx w15:paraId="3B6BCA7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3364CBC" w16cex:dateUtc="2026-05-29T12:43:00Z"/>
  <w16cex:commentExtensible w16cex:durableId="627CF639" w16cex:dateUtc="2026-05-29T12:45:00Z"/>
  <w16cex:commentExtensible w16cex:durableId="12F61D72" w16cex:dateUtc="2026-05-29T12:52:00Z"/>
  <w16cex:commentExtensible w16cex:durableId="5DF8C774" w16cex:dateUtc="2026-05-29T13:17:00Z"/>
  <w16cex:commentExtensible w16cex:durableId="3641F205" w16cex:dateUtc="2026-05-29T13:19:00Z"/>
  <w16cex:commentExtensible w16cex:durableId="22C62A40" w16cex:dateUtc="2026-05-29T13:33:00Z"/>
  <w16cex:commentExtensible w16cex:durableId="04CC8ED1" w16cex:dateUtc="2026-05-29T13: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B4DBE7" w16cid:durableId="13364CBC"/>
  <w16cid:commentId w16cid:paraId="0C0F2F5F" w16cid:durableId="627CF639"/>
  <w16cid:commentId w16cid:paraId="405E689E" w16cid:durableId="12F61D72"/>
  <w16cid:commentId w16cid:paraId="332906D3" w16cid:durableId="5DF8C774"/>
  <w16cid:commentId w16cid:paraId="36E7F073" w16cid:durableId="3641F205"/>
  <w16cid:commentId w16cid:paraId="2F482F29" w16cid:durableId="22C62A40"/>
  <w16cid:commentId w16cid:paraId="3B6BCA7C" w16cid:durableId="04CC8ED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10F36" w14:textId="77777777" w:rsidR="00892BB1" w:rsidRDefault="00892BB1">
      <w:pPr>
        <w:spacing w:line="240" w:lineRule="auto"/>
      </w:pPr>
      <w:r>
        <w:separator/>
      </w:r>
    </w:p>
  </w:endnote>
  <w:endnote w:type="continuationSeparator" w:id="0">
    <w:p w14:paraId="0651C2EE" w14:textId="77777777" w:rsidR="00892BB1" w:rsidRDefault="00892B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D0F34" w14:textId="77777777" w:rsidR="00892BB1" w:rsidRDefault="00892BB1">
      <w:pPr>
        <w:spacing w:line="240" w:lineRule="auto"/>
      </w:pPr>
      <w:r>
        <w:separator/>
      </w:r>
    </w:p>
  </w:footnote>
  <w:footnote w:type="continuationSeparator" w:id="0">
    <w:p w14:paraId="26F89C6B" w14:textId="77777777" w:rsidR="00892BB1" w:rsidRDefault="00892BB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C0350" w14:textId="77777777" w:rsidR="00B716A0" w:rsidRDefault="00000000">
    <w:pPr>
      <w:pStyle w:val="Header"/>
      <w:jc w:val="right"/>
    </w:pPr>
    <w:r>
      <w:t xml:space="preserve">Goldenholz </w:t>
    </w:r>
    <w:r>
      <w:fldChar w:fldCharType="begin"/>
    </w:r>
    <w:r>
      <w:instrText>PAGE</w:instrText>
    </w:r>
    <w:r>
      <w:fldChar w:fldCharType="separate"/>
    </w:r>
    <w:r w:rsidR="00661415">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5492781">
    <w:abstractNumId w:val="8"/>
  </w:num>
  <w:num w:numId="2" w16cid:durableId="707489607">
    <w:abstractNumId w:val="6"/>
  </w:num>
  <w:num w:numId="3" w16cid:durableId="851839914">
    <w:abstractNumId w:val="5"/>
  </w:num>
  <w:num w:numId="4" w16cid:durableId="164637999">
    <w:abstractNumId w:val="4"/>
  </w:num>
  <w:num w:numId="5" w16cid:durableId="1805196241">
    <w:abstractNumId w:val="7"/>
  </w:num>
  <w:num w:numId="6" w16cid:durableId="2094694217">
    <w:abstractNumId w:val="3"/>
  </w:num>
  <w:num w:numId="7" w16cid:durableId="791172900">
    <w:abstractNumId w:val="2"/>
  </w:num>
  <w:num w:numId="8" w16cid:durableId="1530803156">
    <w:abstractNumId w:val="1"/>
  </w:num>
  <w:num w:numId="9" w16cid:durableId="189924839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oldenholz, Daniel M (HMFP - Neurology )">
    <w15:presenceInfo w15:providerId="AD" w15:userId="S::dgoldenh@bidmc.harvard.edu::7d21a58d-796e-44b1-b28e-2337f57fa82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ZOTERO_PREF" w:val="&lt;data data-version=&quot;3&quot; zotero-version=&quot;7.0&quot;&gt;&lt;session id=&quot;s5Q6v7nwK&quot;/&gt;&lt;style id=&quot;http://www.zotero.org/styles/epilepsia&quot; hasBibliography=&quot;1&quot; bibliographyStyleHasBeenSet=&quot;1&quot;/&gt;&lt;prefs&gt;&lt;pref name=&quot;fieldType&quot; value=&quot;Field&quot;/&gt;&lt;pref name=&quot;noteType&quot; value=&quot;0&quot;/&gt;&lt;pref name=&quot;automaticJournalAbbreviations&quot; value=&quot;true&quot;/&gt;&lt;/prefs&gt;&lt;/data&gt;"/>
  </w:docVars>
  <w:rsids>
    <w:rsidRoot w:val="00B47730"/>
    <w:rsid w:val="00034616"/>
    <w:rsid w:val="0006063C"/>
    <w:rsid w:val="00094C69"/>
    <w:rsid w:val="000A446E"/>
    <w:rsid w:val="0015074B"/>
    <w:rsid w:val="0022433C"/>
    <w:rsid w:val="0029639D"/>
    <w:rsid w:val="00302798"/>
    <w:rsid w:val="00326F90"/>
    <w:rsid w:val="00423B00"/>
    <w:rsid w:val="004661FD"/>
    <w:rsid w:val="005F7694"/>
    <w:rsid w:val="00650D29"/>
    <w:rsid w:val="00656952"/>
    <w:rsid w:val="00661415"/>
    <w:rsid w:val="00870E38"/>
    <w:rsid w:val="00892BB1"/>
    <w:rsid w:val="009646DD"/>
    <w:rsid w:val="00AA1D8D"/>
    <w:rsid w:val="00AC44B8"/>
    <w:rsid w:val="00B3145F"/>
    <w:rsid w:val="00B47730"/>
    <w:rsid w:val="00B716A0"/>
    <w:rsid w:val="00BA7AD3"/>
    <w:rsid w:val="00C73F7F"/>
    <w:rsid w:val="00CB0664"/>
    <w:rsid w:val="00D17E84"/>
    <w:rsid w:val="00D22A82"/>
    <w:rsid w:val="00D22D92"/>
    <w:rsid w:val="00D46E58"/>
    <w:rsid w:val="00DA11B8"/>
    <w:rsid w:val="00EF2082"/>
    <w:rsid w:val="00F84754"/>
    <w:rsid w:val="00FC693F"/>
    <w:rsid w:val="00FE788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716881"/>
  <w14:defaultImageDpi w14:val="300"/>
  <w15:docId w15:val="{1667A8A0-C53E-D14D-A40E-71E365E7A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ibliography">
    <w:name w:val="Bibliography"/>
    <w:basedOn w:val="Normal"/>
    <w:next w:val="Normal"/>
    <w:uiPriority w:val="37"/>
    <w:unhideWhenUsed/>
    <w:rsid w:val="00EF2082"/>
    <w:pPr>
      <w:tabs>
        <w:tab w:val="left" w:pos="500"/>
      </w:tabs>
      <w:spacing w:after="240" w:line="240" w:lineRule="auto"/>
      <w:ind w:left="504" w:hanging="504"/>
    </w:pPr>
  </w:style>
  <w:style w:type="paragraph" w:styleId="Revision">
    <w:name w:val="Revision"/>
    <w:hidden/>
    <w:uiPriority w:val="99"/>
    <w:semiHidden/>
    <w:rsid w:val="00D22D92"/>
    <w:pPr>
      <w:spacing w:after="0" w:line="240" w:lineRule="auto"/>
    </w:pPr>
    <w:rPr>
      <w:rFonts w:ascii="Times New Roman" w:eastAsia="Times New Roman" w:hAnsi="Times New Roman"/>
      <w:color w:val="000000"/>
      <w:sz w:val="24"/>
    </w:rPr>
  </w:style>
  <w:style w:type="character" w:styleId="CommentReference">
    <w:name w:val="annotation reference"/>
    <w:basedOn w:val="DefaultParagraphFont"/>
    <w:uiPriority w:val="99"/>
    <w:semiHidden/>
    <w:unhideWhenUsed/>
    <w:rsid w:val="00D22D92"/>
    <w:rPr>
      <w:sz w:val="16"/>
      <w:szCs w:val="16"/>
    </w:rPr>
  </w:style>
  <w:style w:type="paragraph" w:styleId="CommentText">
    <w:name w:val="annotation text"/>
    <w:basedOn w:val="Normal"/>
    <w:link w:val="CommentTextChar"/>
    <w:uiPriority w:val="99"/>
    <w:semiHidden/>
    <w:unhideWhenUsed/>
    <w:rsid w:val="00D22D92"/>
    <w:pPr>
      <w:spacing w:line="240" w:lineRule="auto"/>
    </w:pPr>
    <w:rPr>
      <w:sz w:val="20"/>
      <w:szCs w:val="20"/>
    </w:rPr>
  </w:style>
  <w:style w:type="character" w:customStyle="1" w:styleId="CommentTextChar">
    <w:name w:val="Comment Text Char"/>
    <w:basedOn w:val="DefaultParagraphFont"/>
    <w:link w:val="CommentText"/>
    <w:uiPriority w:val="99"/>
    <w:semiHidden/>
    <w:rsid w:val="00D22D92"/>
    <w:rPr>
      <w:rFonts w:ascii="Times New Roman" w:eastAsia="Times New Roman" w:hAnsi="Times New Roman"/>
      <w:color w:val="000000"/>
      <w:sz w:val="20"/>
      <w:szCs w:val="20"/>
    </w:rPr>
  </w:style>
  <w:style w:type="paragraph" w:styleId="CommentSubject">
    <w:name w:val="annotation subject"/>
    <w:basedOn w:val="CommentText"/>
    <w:next w:val="CommentText"/>
    <w:link w:val="CommentSubjectChar"/>
    <w:uiPriority w:val="99"/>
    <w:semiHidden/>
    <w:unhideWhenUsed/>
    <w:rsid w:val="00D22D92"/>
    <w:rPr>
      <w:b/>
      <w:bCs/>
    </w:rPr>
  </w:style>
  <w:style w:type="character" w:customStyle="1" w:styleId="CommentSubjectChar">
    <w:name w:val="Comment Subject Char"/>
    <w:basedOn w:val="CommentTextChar"/>
    <w:link w:val="CommentSubject"/>
    <w:uiPriority w:val="99"/>
    <w:semiHidden/>
    <w:rsid w:val="00D22D92"/>
    <w:rPr>
      <w:rFonts w:ascii="Times New Roman" w:eastAsia="Times New Roman" w:hAnsi="Times New Roman"/>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12</Pages>
  <Words>14745</Words>
  <Characters>84050</Characters>
  <Application>Microsoft Office Word</Application>
  <DocSecurity>0</DocSecurity>
  <Lines>700</Lines>
  <Paragraphs>197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98598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Goldenholz, Daniel M (HMFP - Neurology )</cp:lastModifiedBy>
  <cp:revision>4</cp:revision>
  <dcterms:created xsi:type="dcterms:W3CDTF">2013-12-23T23:15:00Z</dcterms:created>
  <dcterms:modified xsi:type="dcterms:W3CDTF">2026-05-29T13:38:00Z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id="iA2YPxXF"/&gt;&lt;style id="http://www.zotero.org/styles/epilepsia" locale="en-US" hasBibliography="1" bibliographyStyleHasBeenSet="1"/&gt;&lt;prefs&gt;&lt;pref name="fieldType" value="Field"/&gt;&lt;pref name="automatic</vt:lpwstr>
  </property>
  <property fmtid="{D5CDD505-2E9C-101B-9397-08002B2CF9AE}" pid="3" name="ZOTERO_PREF_2">
    <vt:lpwstr>JournalAbbreviations" value="true"/&gt;&lt;/prefs&gt;&lt;/data&gt;</vt:lpwstr>
  </property>
</Properties>
</file>